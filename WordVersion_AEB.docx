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0911" w14:textId="7645329B" w:rsidR="00F31679" w:rsidRPr="009651C8" w:rsidRDefault="009651C8" w:rsidP="009651C8">
      <w:pPr>
        <w:pStyle w:val="Title"/>
        <w:jc w:val="both"/>
        <w:rPr>
          <w:rFonts w:ascii="Times New Roman" w:hAnsi="Times New Roman" w:cs="Times New Roman"/>
          <w:b/>
          <w:sz w:val="36"/>
          <w:szCs w:val="36"/>
        </w:rPr>
      </w:pPr>
      <w:r>
        <w:rPr>
          <w:rFonts w:ascii="Times New Roman" w:hAnsi="Times New Roman" w:cs="Times New Roman"/>
          <w:b/>
          <w:sz w:val="36"/>
          <w:szCs w:val="36"/>
        </w:rPr>
        <w:t xml:space="preserve">The Aerosol Limb Imager: </w:t>
      </w:r>
      <w:r w:rsidR="00F31679" w:rsidRPr="009651C8">
        <w:rPr>
          <w:rFonts w:ascii="Times New Roman" w:hAnsi="Times New Roman" w:cs="Times New Roman"/>
          <w:b/>
          <w:sz w:val="36"/>
          <w:szCs w:val="36"/>
        </w:rPr>
        <w:t xml:space="preserve">Acousto-Optic </w:t>
      </w:r>
      <w:r w:rsidRPr="009651C8">
        <w:rPr>
          <w:rFonts w:ascii="Times New Roman" w:hAnsi="Times New Roman" w:cs="Times New Roman"/>
          <w:b/>
          <w:sz w:val="36"/>
          <w:szCs w:val="36"/>
        </w:rPr>
        <w:t>Imaging</w:t>
      </w:r>
      <w:r w:rsidR="00F31679" w:rsidRPr="009651C8">
        <w:rPr>
          <w:rFonts w:ascii="Times New Roman" w:hAnsi="Times New Roman" w:cs="Times New Roman"/>
          <w:b/>
          <w:sz w:val="36"/>
          <w:szCs w:val="36"/>
        </w:rPr>
        <w:t xml:space="preserve"> of Limb Scattered Sunlight for Stratospheric Aerosol Profiling</w:t>
      </w:r>
    </w:p>
    <w:p w14:paraId="11D3D16D" w14:textId="77777777" w:rsidR="009651C8" w:rsidRDefault="009651C8" w:rsidP="009651C8">
      <w:pPr>
        <w:spacing w:after="0" w:line="240" w:lineRule="auto"/>
        <w:jc w:val="both"/>
        <w:rPr>
          <w:rFonts w:ascii="Times New Roman" w:hAnsi="Times New Roman" w:cs="Times New Roman"/>
          <w:b/>
          <w:sz w:val="24"/>
          <w:szCs w:val="24"/>
        </w:rPr>
      </w:pPr>
    </w:p>
    <w:p w14:paraId="636E8C11" w14:textId="0FD0E362" w:rsidR="00F31679" w:rsidRDefault="009651C8" w:rsidP="009651C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w:t>
      </w:r>
      <w:r w:rsidR="00F31679" w:rsidRPr="00222E24">
        <w:rPr>
          <w:rFonts w:ascii="Times New Roman" w:hAnsi="Times New Roman" w:cs="Times New Roman"/>
          <w:b/>
          <w:sz w:val="24"/>
          <w:szCs w:val="24"/>
        </w:rPr>
        <w:t>J</w:t>
      </w:r>
      <w:r>
        <w:rPr>
          <w:rFonts w:ascii="Times New Roman" w:hAnsi="Times New Roman" w:cs="Times New Roman"/>
          <w:b/>
          <w:sz w:val="24"/>
          <w:szCs w:val="24"/>
        </w:rPr>
        <w:t>. Elash, A.</w:t>
      </w:r>
      <w:r w:rsidR="00F31679" w:rsidRPr="00222E24">
        <w:rPr>
          <w:rFonts w:ascii="Times New Roman" w:hAnsi="Times New Roman" w:cs="Times New Roman"/>
          <w:b/>
          <w:sz w:val="24"/>
          <w:szCs w:val="24"/>
        </w:rPr>
        <w:t>E</w:t>
      </w:r>
      <w:r>
        <w:rPr>
          <w:rFonts w:ascii="Times New Roman" w:hAnsi="Times New Roman" w:cs="Times New Roman"/>
          <w:b/>
          <w:sz w:val="24"/>
          <w:szCs w:val="24"/>
        </w:rPr>
        <w:t>. Bourassa, P.R.</w:t>
      </w:r>
      <w:r w:rsidR="00F31679" w:rsidRPr="00222E24">
        <w:rPr>
          <w:rFonts w:ascii="Times New Roman" w:hAnsi="Times New Roman" w:cs="Times New Roman"/>
          <w:b/>
          <w:sz w:val="24"/>
          <w:szCs w:val="24"/>
        </w:rPr>
        <w:t xml:space="preserve"> Loewen, </w:t>
      </w:r>
      <w:r>
        <w:rPr>
          <w:rFonts w:ascii="Times New Roman" w:hAnsi="Times New Roman" w:cs="Times New Roman"/>
          <w:b/>
          <w:sz w:val="24"/>
          <w:szCs w:val="24"/>
        </w:rPr>
        <w:t>N.D. Lloyd, D.</w:t>
      </w:r>
      <w:r w:rsidR="00F31679" w:rsidRPr="00222E24">
        <w:rPr>
          <w:rFonts w:ascii="Times New Roman" w:hAnsi="Times New Roman" w:cs="Times New Roman"/>
          <w:b/>
          <w:sz w:val="24"/>
          <w:szCs w:val="24"/>
        </w:rPr>
        <w:t>A</w:t>
      </w:r>
      <w:r>
        <w:rPr>
          <w:rFonts w:ascii="Times New Roman" w:hAnsi="Times New Roman" w:cs="Times New Roman"/>
          <w:b/>
          <w:sz w:val="24"/>
          <w:szCs w:val="24"/>
        </w:rPr>
        <w:t>.</w:t>
      </w:r>
      <w:r w:rsidR="00F31679" w:rsidRPr="00222E24">
        <w:rPr>
          <w:rFonts w:ascii="Times New Roman" w:hAnsi="Times New Roman" w:cs="Times New Roman"/>
          <w:b/>
          <w:sz w:val="24"/>
          <w:szCs w:val="24"/>
        </w:rPr>
        <w:t xml:space="preserve"> Degenstein</w:t>
      </w:r>
    </w:p>
    <w:p w14:paraId="0883C579" w14:textId="7B1870CE" w:rsidR="009651C8" w:rsidRDefault="009651C8" w:rsidP="009651C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Institute of Space and Atmospheric Studies, University of Saskatchewan, Canada</w:t>
      </w:r>
    </w:p>
    <w:p w14:paraId="216E1D0E" w14:textId="77777777" w:rsidR="009651C8" w:rsidRPr="00222E24" w:rsidRDefault="009651C8" w:rsidP="009651C8">
      <w:pPr>
        <w:spacing w:after="0" w:line="360" w:lineRule="auto"/>
        <w:jc w:val="both"/>
        <w:rPr>
          <w:rFonts w:ascii="Times New Roman" w:hAnsi="Times New Roman" w:cs="Times New Roman"/>
          <w:b/>
          <w:sz w:val="24"/>
          <w:szCs w:val="24"/>
        </w:rPr>
      </w:pPr>
    </w:p>
    <w:p w14:paraId="23005F8A" w14:textId="6B1CA34E" w:rsidR="00F31679" w:rsidRPr="00222E24" w:rsidRDefault="00F31679" w:rsidP="00ED1708">
      <w:pPr>
        <w:spacing w:line="360" w:lineRule="auto"/>
        <w:jc w:val="both"/>
        <w:rPr>
          <w:rFonts w:ascii="Times New Roman" w:hAnsi="Times New Roman" w:cs="Times New Roman"/>
        </w:rPr>
      </w:pPr>
      <w:r w:rsidRPr="009651C8">
        <w:rPr>
          <w:rFonts w:ascii="Times New Roman" w:hAnsi="Times New Roman" w:cs="Times New Roman"/>
          <w:b/>
        </w:rPr>
        <w:t>Abstract</w:t>
      </w:r>
      <w:r w:rsidRPr="00210B41">
        <w:rPr>
          <w:rFonts w:ascii="Times New Roman" w:hAnsi="Times New Roman" w:cs="Times New Roman"/>
        </w:rPr>
        <w:t>: The Aerosol Limb Imager (ALI) is a</w:t>
      </w:r>
      <w:r w:rsidR="0042202F">
        <w:rPr>
          <w:rFonts w:ascii="Times New Roman" w:hAnsi="Times New Roman" w:cs="Times New Roman"/>
        </w:rPr>
        <w:t>n optical</w:t>
      </w:r>
      <w:r w:rsidRPr="00210B41">
        <w:rPr>
          <w:rFonts w:ascii="Times New Roman" w:hAnsi="Times New Roman" w:cs="Times New Roman"/>
        </w:rPr>
        <w:t xml:space="preserve"> remote sensing instrument</w:t>
      </w:r>
      <w:r w:rsidR="0042202F">
        <w:rPr>
          <w:rFonts w:ascii="Times New Roman" w:hAnsi="Times New Roman" w:cs="Times New Roman"/>
        </w:rPr>
        <w:t xml:space="preserve"> </w:t>
      </w:r>
      <w:r w:rsidRPr="00210B41">
        <w:rPr>
          <w:rFonts w:ascii="Times New Roman" w:hAnsi="Times New Roman" w:cs="Times New Roman"/>
        </w:rPr>
        <w:t xml:space="preserve">designed to </w:t>
      </w:r>
      <w:r w:rsidR="002B5D53">
        <w:rPr>
          <w:rFonts w:ascii="Times New Roman" w:hAnsi="Times New Roman" w:cs="Times New Roman"/>
        </w:rPr>
        <w:t>image</w:t>
      </w:r>
      <w:r w:rsidR="002B5D53" w:rsidRPr="00210B41">
        <w:rPr>
          <w:rFonts w:ascii="Times New Roman" w:hAnsi="Times New Roman" w:cs="Times New Roman"/>
        </w:rPr>
        <w:t xml:space="preserve"> </w:t>
      </w:r>
      <w:r w:rsidRPr="00210B41">
        <w:rPr>
          <w:rFonts w:ascii="Times New Roman" w:hAnsi="Times New Roman" w:cs="Times New Roman"/>
        </w:rPr>
        <w:t>scattered sunlight from the atmospheric limb</w:t>
      </w:r>
      <w:r w:rsidR="002B5D53">
        <w:rPr>
          <w:rFonts w:ascii="Times New Roman" w:hAnsi="Times New Roman" w:cs="Times New Roman"/>
        </w:rPr>
        <w:t>.  These measurements are</w:t>
      </w:r>
      <w:r w:rsidRPr="00210B41">
        <w:rPr>
          <w:rFonts w:ascii="Times New Roman" w:hAnsi="Times New Roman" w:cs="Times New Roman"/>
        </w:rPr>
        <w:t xml:space="preserve"> </w:t>
      </w:r>
      <w:r w:rsidR="002B5D53">
        <w:rPr>
          <w:rFonts w:ascii="Times New Roman" w:hAnsi="Times New Roman" w:cs="Times New Roman"/>
        </w:rPr>
        <w:t>used to</w:t>
      </w:r>
      <w:r w:rsidR="002B5D53" w:rsidRPr="00210B41">
        <w:rPr>
          <w:rFonts w:ascii="Times New Roman" w:hAnsi="Times New Roman" w:cs="Times New Roman"/>
        </w:rPr>
        <w:t xml:space="preserve"> </w:t>
      </w:r>
      <w:r w:rsidRPr="00210B41">
        <w:rPr>
          <w:rFonts w:ascii="Times New Roman" w:hAnsi="Times New Roman" w:cs="Times New Roman"/>
        </w:rPr>
        <w:t xml:space="preserve">retrieve spatially resolved information of the stratospheric aerosol distribution, including </w:t>
      </w:r>
      <w:r w:rsidR="00292283">
        <w:rPr>
          <w:rFonts w:ascii="Times New Roman" w:hAnsi="Times New Roman" w:cs="Times New Roman"/>
        </w:rPr>
        <w:t xml:space="preserve">spectral </w:t>
      </w:r>
      <w:r w:rsidRPr="00210B41">
        <w:rPr>
          <w:rFonts w:ascii="Times New Roman" w:hAnsi="Times New Roman" w:cs="Times New Roman"/>
        </w:rPr>
        <w:t xml:space="preserve">extinction coefficient and particle size. Here we present the </w:t>
      </w:r>
      <w:r w:rsidR="009651C8">
        <w:rPr>
          <w:rFonts w:ascii="Times New Roman" w:hAnsi="Times New Roman" w:cs="Times New Roman"/>
        </w:rPr>
        <w:t>design</w:t>
      </w:r>
      <w:r w:rsidR="0042202F">
        <w:rPr>
          <w:rFonts w:ascii="Times New Roman" w:hAnsi="Times New Roman" w:cs="Times New Roman"/>
        </w:rPr>
        <w:t>,</w:t>
      </w:r>
      <w:r w:rsidR="009651C8">
        <w:rPr>
          <w:rFonts w:ascii="Times New Roman" w:hAnsi="Times New Roman" w:cs="Times New Roman"/>
        </w:rPr>
        <w:t xml:space="preserve"> </w:t>
      </w:r>
      <w:r w:rsidRPr="00210B41">
        <w:rPr>
          <w:rFonts w:ascii="Times New Roman" w:hAnsi="Times New Roman" w:cs="Times New Roman"/>
        </w:rPr>
        <w:t>development</w:t>
      </w:r>
      <w:r w:rsidR="0042202F">
        <w:rPr>
          <w:rFonts w:ascii="Times New Roman" w:hAnsi="Times New Roman" w:cs="Times New Roman"/>
        </w:rPr>
        <w:t xml:space="preserve"> and test</w:t>
      </w:r>
      <w:r w:rsidRPr="00210B41">
        <w:rPr>
          <w:rFonts w:ascii="Times New Roman" w:hAnsi="Times New Roman" w:cs="Times New Roman"/>
        </w:rPr>
        <w:t xml:space="preserve"> </w:t>
      </w:r>
      <w:ins w:id="0" w:author="Elash, Brenden" w:date="2015-09-09T09:58:00Z">
        <w:r w:rsidR="00FC2643">
          <w:rPr>
            <w:rFonts w:ascii="Times New Roman" w:hAnsi="Times New Roman" w:cs="Times New Roman"/>
          </w:rPr>
          <w:t xml:space="preserve">results </w:t>
        </w:r>
      </w:ins>
      <w:r w:rsidRPr="00210B41">
        <w:rPr>
          <w:rFonts w:ascii="Times New Roman" w:hAnsi="Times New Roman" w:cs="Times New Roman"/>
        </w:rPr>
        <w:t>of an ALI prototype</w:t>
      </w:r>
      <w:r w:rsidR="009651C8">
        <w:rPr>
          <w:rFonts w:ascii="Times New Roman" w:hAnsi="Times New Roman" w:cs="Times New Roman"/>
        </w:rPr>
        <w:t xml:space="preserve"> instrument</w:t>
      </w:r>
      <w:r w:rsidRPr="00210B41">
        <w:rPr>
          <w:rFonts w:ascii="Times New Roman" w:hAnsi="Times New Roman" w:cs="Times New Roman"/>
        </w:rPr>
        <w:t>.</w:t>
      </w:r>
      <w:r w:rsidR="009651C8">
        <w:rPr>
          <w:rFonts w:ascii="Times New Roman" w:hAnsi="Times New Roman" w:cs="Times New Roman"/>
        </w:rPr>
        <w:t xml:space="preserve"> </w:t>
      </w:r>
      <w:r w:rsidR="009651C8" w:rsidRPr="00210B41">
        <w:rPr>
          <w:rFonts w:ascii="Times New Roman" w:hAnsi="Times New Roman" w:cs="Times New Roman"/>
        </w:rPr>
        <w:t>The long term goal of this work is the eventual realization of ALI on a satellite platform in low earth orbit</w:t>
      </w:r>
      <w:r w:rsidR="00292283">
        <w:rPr>
          <w:rFonts w:ascii="Times New Roman" w:hAnsi="Times New Roman" w:cs="Times New Roman"/>
        </w:rPr>
        <w:t>, where it can provide high spatial resolution</w:t>
      </w:r>
      <w:r w:rsidR="0042202F">
        <w:rPr>
          <w:rFonts w:ascii="Times New Roman" w:hAnsi="Times New Roman" w:cs="Times New Roman"/>
        </w:rPr>
        <w:t xml:space="preserve"> observations, both in the</w:t>
      </w:r>
      <w:r w:rsidR="00292283">
        <w:rPr>
          <w:rFonts w:ascii="Times New Roman" w:hAnsi="Times New Roman" w:cs="Times New Roman"/>
        </w:rPr>
        <w:t xml:space="preserve"> vertical and cross-track. </w:t>
      </w:r>
      <w:r w:rsidRPr="00210B41">
        <w:rPr>
          <w:rFonts w:ascii="Times New Roman" w:hAnsi="Times New Roman" w:cs="Times New Roman"/>
        </w:rPr>
        <w:t xml:space="preserve"> The </w:t>
      </w:r>
      <w:r w:rsidR="00292283">
        <w:rPr>
          <w:rFonts w:ascii="Times New Roman" w:hAnsi="Times New Roman" w:cs="Times New Roman"/>
        </w:rPr>
        <w:t>instrument</w:t>
      </w:r>
      <w:r w:rsidR="00292283" w:rsidRPr="00210B41">
        <w:rPr>
          <w:rFonts w:ascii="Times New Roman" w:hAnsi="Times New Roman" w:cs="Times New Roman"/>
        </w:rPr>
        <w:t xml:space="preserve"> </w:t>
      </w:r>
      <w:r w:rsidR="00292283">
        <w:rPr>
          <w:rFonts w:ascii="Times New Roman" w:hAnsi="Times New Roman" w:cs="Times New Roman"/>
        </w:rPr>
        <w:t>design</w:t>
      </w:r>
      <w:r w:rsidR="00292283" w:rsidRPr="00210B41">
        <w:rPr>
          <w:rFonts w:ascii="Times New Roman" w:hAnsi="Times New Roman" w:cs="Times New Roman"/>
        </w:rPr>
        <w:t xml:space="preserve"> </w:t>
      </w:r>
      <w:r w:rsidRPr="00210B41">
        <w:rPr>
          <w:rFonts w:ascii="Times New Roman" w:hAnsi="Times New Roman" w:cs="Times New Roman"/>
        </w:rPr>
        <w:t xml:space="preserve">uses a large aperture Acousto-Optic Tunable Filter (AOTF) to image the </w:t>
      </w:r>
      <w:r w:rsidR="00292283">
        <w:rPr>
          <w:rFonts w:ascii="Times New Roman" w:hAnsi="Times New Roman" w:cs="Times New Roman"/>
        </w:rPr>
        <w:t xml:space="preserve">sunlit </w:t>
      </w:r>
      <w:r w:rsidRPr="00210B41">
        <w:rPr>
          <w:rFonts w:ascii="Times New Roman" w:hAnsi="Times New Roman" w:cs="Times New Roman"/>
        </w:rPr>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rsidR="00292283">
        <w:rPr>
          <w:rFonts w:ascii="Times New Roman" w:hAnsi="Times New Roman" w:cs="Times New Roman"/>
        </w:rPr>
        <w:t>,</w:t>
      </w:r>
      <w:r w:rsidRPr="00210B41">
        <w:rPr>
          <w:rFonts w:ascii="Times New Roman" w:hAnsi="Times New Roman" w:cs="Times New Roman"/>
        </w:rPr>
        <w:t xml:space="preserve"> and </w:t>
      </w:r>
      <w:r w:rsidR="00292283">
        <w:rPr>
          <w:rFonts w:ascii="Times New Roman" w:hAnsi="Times New Roman" w:cs="Times New Roman"/>
        </w:rPr>
        <w:t xml:space="preserve">we </w:t>
      </w:r>
      <w:r w:rsidR="00C11F38">
        <w:rPr>
          <w:rFonts w:ascii="Times New Roman" w:hAnsi="Times New Roman" w:cs="Times New Roman"/>
        </w:rPr>
        <w:t xml:space="preserve">have </w:t>
      </w:r>
      <w:r w:rsidRPr="00210B41">
        <w:rPr>
          <w:rFonts w:ascii="Times New Roman" w:hAnsi="Times New Roman" w:cs="Times New Roman"/>
        </w:rPr>
        <w:t xml:space="preserve">used </w:t>
      </w:r>
      <w:r w:rsidR="00292283">
        <w:rPr>
          <w:rFonts w:ascii="Times New Roman" w:hAnsi="Times New Roman" w:cs="Times New Roman"/>
        </w:rPr>
        <w:t>the</w:t>
      </w:r>
      <w:r w:rsidR="00C11F38">
        <w:rPr>
          <w:rFonts w:ascii="Times New Roman" w:hAnsi="Times New Roman" w:cs="Times New Roman"/>
        </w:rPr>
        <w:t>se</w:t>
      </w:r>
      <w:r w:rsidR="00292283">
        <w:rPr>
          <w:rFonts w:ascii="Times New Roman" w:hAnsi="Times New Roman" w:cs="Times New Roman"/>
        </w:rPr>
        <w:t xml:space="preserve"> </w:t>
      </w:r>
      <w:r w:rsidRPr="00210B41">
        <w:rPr>
          <w:rFonts w:ascii="Times New Roman" w:hAnsi="Times New Roman" w:cs="Times New Roman"/>
        </w:rPr>
        <w:t>to retrieve vertical profiles of stratospheric aerosol extinction coefficient</w:t>
      </w:r>
      <w:r w:rsidR="00292283">
        <w:rPr>
          <w:rFonts w:ascii="Times New Roman" w:hAnsi="Times New Roman" w:cs="Times New Roman"/>
        </w:rPr>
        <w:t xml:space="preserve"> from 650-1000 nm, along with</w:t>
      </w:r>
      <w:r w:rsidRPr="00210B41">
        <w:rPr>
          <w:rFonts w:ascii="Times New Roman" w:hAnsi="Times New Roman" w:cs="Times New Roman"/>
        </w:rPr>
        <w:t xml:space="preserve"> one moment of the particle size distribution.</w:t>
      </w:r>
    </w:p>
    <w:p w14:paraId="69CDE053" w14:textId="77777777" w:rsidR="00FC2643" w:rsidRDefault="008C08C5">
      <w:pPr>
        <w:pStyle w:val="Heading1"/>
        <w:spacing w:line="360" w:lineRule="auto"/>
        <w:rPr>
          <w:ins w:id="1" w:author="Elash, Brenden" w:date="2015-09-09T09:58:00Z"/>
          <w:rStyle w:val="Heading1Char"/>
          <w:rFonts w:ascii="Times New Roman" w:hAnsi="Times New Roman" w:cs="Times New Roman"/>
        </w:rPr>
        <w:pPrChange w:id="2" w:author="Elash, Brenden" w:date="2015-09-09T10:15:00Z">
          <w:pPr>
            <w:spacing w:line="360" w:lineRule="auto"/>
            <w:ind w:firstLine="720"/>
            <w:jc w:val="both"/>
          </w:pPr>
        </w:pPrChange>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14:paraId="5AB7B84C" w14:textId="5EEB7C11" w:rsidR="0042202F"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Stratospheric aeroso</w:t>
      </w:r>
      <w:r w:rsidR="00C11F38">
        <w:rPr>
          <w:rFonts w:ascii="Times New Roman" w:hAnsi="Times New Roman" w:cs="Times New Roman"/>
        </w:rPr>
        <w:t>l</w:t>
      </w:r>
      <w:r w:rsidRPr="00222E24">
        <w:rPr>
          <w:rFonts w:ascii="Times New Roman" w:hAnsi="Times New Roman" w:cs="Times New Roman"/>
        </w:rPr>
        <w:t xml:space="preserve">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w:t>
      </w:r>
      <w:r w:rsidR="00CB4145">
        <w:rPr>
          <w:rFonts w:ascii="Times New Roman" w:hAnsi="Times New Roman" w:cs="Times New Roman"/>
        </w:rPr>
        <w:t xml:space="preserve"> by </w:t>
      </w:r>
      <w:r w:rsidR="009C0D5B">
        <w:rPr>
          <w:rFonts w:ascii="Times New Roman" w:hAnsi="Times New Roman" w:cs="Times New Roman"/>
        </w:rPr>
        <w:t xml:space="preserve">scattering solar irradiation and </w:t>
      </w:r>
      <w:r w:rsidR="00CB4145">
        <w:rPr>
          <w:rFonts w:ascii="Times New Roman" w:hAnsi="Times New Roman" w:cs="Times New Roman"/>
        </w:rPr>
        <w:t>c</w:t>
      </w:r>
      <w:r w:rsidRPr="00222E24">
        <w:rPr>
          <w:rFonts w:ascii="Times New Roman" w:hAnsi="Times New Roman" w:cs="Times New Roman"/>
        </w:rPr>
        <w:t>ausing a</w:t>
      </w:r>
      <w:r w:rsidR="009C0D5B">
        <w:rPr>
          <w:rFonts w:ascii="Times New Roman" w:hAnsi="Times New Roman" w:cs="Times New Roman"/>
        </w:rPr>
        <w:t>n</w:t>
      </w:r>
      <w:r w:rsidRPr="00222E24">
        <w:rPr>
          <w:rFonts w:ascii="Times New Roman" w:hAnsi="Times New Roman" w:cs="Times New Roman"/>
        </w:rPr>
        <w:t xml:space="preserve"> overall cooling effect</w:t>
      </w:r>
      <w:r w:rsidR="009C0D5B">
        <w:rPr>
          <w:rFonts w:ascii="Times New Roman" w:hAnsi="Times New Roman" w:cs="Times New Roman"/>
        </w:rPr>
        <w:t xml:space="preserve"> that</w:t>
      </w:r>
      <w:r w:rsidRPr="00222E24">
        <w:rPr>
          <w:rFonts w:ascii="Times New Roman" w:hAnsi="Times New Roman" w:cs="Times New Roman"/>
        </w:rPr>
        <w:t xml:space="preserve"> </w:t>
      </w:r>
      <w:r w:rsidR="00ED1708" w:rsidRPr="00222E24">
        <w:rPr>
          <w:rFonts w:ascii="Times New Roman" w:hAnsi="Times New Roman" w:cs="Times New Roman"/>
        </w:rPr>
        <w:t>depend</w:t>
      </w:r>
      <w:r w:rsidR="009C0D5B">
        <w:rPr>
          <w:rFonts w:ascii="Times New Roman" w:hAnsi="Times New Roman" w:cs="Times New Roman"/>
        </w:rPr>
        <w:t>s</w:t>
      </w:r>
      <w:r w:rsidRPr="00222E24">
        <w:rPr>
          <w:rFonts w:ascii="Times New Roman" w:hAnsi="Times New Roman" w:cs="Times New Roman"/>
        </w:rPr>
        <w:t xml:space="preserve"> on </w:t>
      </w:r>
      <w:r w:rsidR="00C11F38">
        <w:rPr>
          <w:rFonts w:ascii="Times New Roman" w:hAnsi="Times New Roman" w:cs="Times New Roman"/>
        </w:rPr>
        <w:t xml:space="preserve">the </w:t>
      </w:r>
      <w:r w:rsidRPr="00222E24">
        <w:rPr>
          <w:rFonts w:ascii="Times New Roman" w:hAnsi="Times New Roman" w:cs="Times New Roman"/>
        </w:rPr>
        <w:t>particle size distribution</w:t>
      </w:r>
      <w:r w:rsidR="00C11F38">
        <w:rPr>
          <w:rFonts w:ascii="Times New Roman" w:hAnsi="Times New Roman" w:cs="Times New Roman"/>
        </w:rPr>
        <w:t xml:space="preserve"> and the concentration</w:t>
      </w:r>
      <w:r w:rsidRPr="00222E24">
        <w:rPr>
          <w:rFonts w:ascii="Times New Roman" w:hAnsi="Times New Roman" w:cs="Times New Roman"/>
        </w:rPr>
        <w:t xml:space="preserve"> </w:t>
      </w:r>
      <w:r w:rsidR="00ED1708" w:rsidRPr="00222E24">
        <w:rPr>
          <w:rFonts w:ascii="Times New Roman" w:hAnsi="Times New Roman" w:cs="Times New Roman"/>
        </w:rPr>
        <w:t>(Kiehl and Briegleb, 1993</w:t>
      </w:r>
      <w:r w:rsidR="00854AC6">
        <w:rPr>
          <w:rFonts w:ascii="Times New Roman" w:hAnsi="Times New Roman" w:cs="Times New Roman"/>
        </w:rPr>
        <w:t xml:space="preserve">; </w:t>
      </w:r>
      <w:r w:rsidR="00854AC6" w:rsidRPr="00222E24">
        <w:rPr>
          <w:rFonts w:ascii="Times New Roman" w:hAnsi="Times New Roman" w:cs="Times New Roman"/>
        </w:rPr>
        <w:t>Stocker et al., 2013</w:t>
      </w:r>
      <w:r w:rsidR="00ED1708" w:rsidRPr="00222E24">
        <w:rPr>
          <w:rFonts w:ascii="Times New Roman" w:hAnsi="Times New Roman" w:cs="Times New Roman"/>
        </w:rPr>
        <w:t>)</w:t>
      </w:r>
      <w:r w:rsidR="00CB4145">
        <w:rPr>
          <w:rFonts w:ascii="Times New Roman" w:hAnsi="Times New Roman" w:cs="Times New Roman"/>
        </w:rPr>
        <w:t xml:space="preserve">. </w:t>
      </w:r>
      <w:r w:rsidR="003F22C9">
        <w:rPr>
          <w:rFonts w:ascii="Times New Roman" w:hAnsi="Times New Roman" w:cs="Times New Roman"/>
        </w:rPr>
        <w:t xml:space="preserve"> These climate effects</w:t>
      </w:r>
      <w:r w:rsidR="0042202F">
        <w:rPr>
          <w:rFonts w:ascii="Times New Roman" w:hAnsi="Times New Roman" w:cs="Times New Roman"/>
        </w:rPr>
        <w:t xml:space="preserve"> are</w:t>
      </w:r>
      <w:r w:rsidR="003F22C9">
        <w:rPr>
          <w:rFonts w:ascii="Times New Roman" w:hAnsi="Times New Roman" w:cs="Times New Roman"/>
        </w:rPr>
        <w:t xml:space="preserve"> an important and recent focus of research due to the potential contribution </w:t>
      </w:r>
      <w:r w:rsidR="0042202F">
        <w:rPr>
          <w:rFonts w:ascii="Times New Roman" w:hAnsi="Times New Roman" w:cs="Times New Roman"/>
        </w:rPr>
        <w:t xml:space="preserve">of stratospheric aerosol </w:t>
      </w:r>
      <w:r w:rsidR="003F22C9">
        <w:rPr>
          <w:rFonts w:ascii="Times New Roman" w:hAnsi="Times New Roman" w:cs="Times New Roman"/>
        </w:rPr>
        <w:t xml:space="preserve">to the so-called global warming hiatus (Solomon et al., </w:t>
      </w:r>
      <w:del w:id="3" w:author="Elash, Brenden" w:date="2015-09-14T11:05:00Z">
        <w:r w:rsidR="003F22C9" w:rsidDel="006C4E46">
          <w:rPr>
            <w:rFonts w:ascii="Times New Roman" w:hAnsi="Times New Roman" w:cs="Times New Roman"/>
          </w:rPr>
          <w:delText>2014</w:delText>
        </w:r>
      </w:del>
      <w:ins w:id="4" w:author="Elash, Brenden" w:date="2015-09-14T11:05:00Z">
        <w:r w:rsidR="006C4E46">
          <w:rPr>
            <w:rFonts w:ascii="Times New Roman" w:hAnsi="Times New Roman" w:cs="Times New Roman"/>
          </w:rPr>
          <w:t>2011</w:t>
        </w:r>
      </w:ins>
      <w:r w:rsidR="003F22C9">
        <w:rPr>
          <w:rFonts w:ascii="Times New Roman" w:hAnsi="Times New Roman" w:cs="Times New Roman"/>
        </w:rPr>
        <w:t>; Haywood e</w:t>
      </w:r>
      <w:r w:rsidR="002B5D53">
        <w:rPr>
          <w:rFonts w:ascii="Times New Roman" w:hAnsi="Times New Roman" w:cs="Times New Roman"/>
        </w:rPr>
        <w:t>t al., 2014</w:t>
      </w:r>
      <w:ins w:id="5" w:author="Elash, Brenden" w:date="2015-09-09T10:50:00Z">
        <w:r w:rsidR="00870FFF">
          <w:rPr>
            <w:rFonts w:ascii="Times New Roman" w:hAnsi="Times New Roman" w:cs="Times New Roman"/>
          </w:rPr>
          <w:t>;</w:t>
        </w:r>
      </w:ins>
      <w:del w:id="6" w:author="Elash, Brenden" w:date="2015-09-09T10:50:00Z">
        <w:r w:rsidR="002B5D53" w:rsidDel="00870FFF">
          <w:rPr>
            <w:rFonts w:ascii="Times New Roman" w:hAnsi="Times New Roman" w:cs="Times New Roman"/>
          </w:rPr>
          <w:delText>,</w:delText>
        </w:r>
      </w:del>
      <w:r w:rsidR="002B5D53">
        <w:rPr>
          <w:rFonts w:ascii="Times New Roman" w:hAnsi="Times New Roman" w:cs="Times New Roman"/>
        </w:rPr>
        <w:t xml:space="preserve"> Fyfe et al., </w:t>
      </w:r>
      <w:del w:id="7" w:author="Elash, Brenden" w:date="2015-09-14T11:17:00Z">
        <w:r w:rsidR="002B5D53" w:rsidDel="00D95040">
          <w:rPr>
            <w:rFonts w:ascii="Times New Roman" w:hAnsi="Times New Roman" w:cs="Times New Roman"/>
          </w:rPr>
          <w:delText>2015</w:delText>
        </w:r>
      </w:del>
      <w:ins w:id="8" w:author="Elash, Brenden" w:date="2015-09-14T11:17:00Z">
        <w:r w:rsidR="00D95040">
          <w:rPr>
            <w:rFonts w:ascii="Times New Roman" w:hAnsi="Times New Roman" w:cs="Times New Roman"/>
          </w:rPr>
          <w:t>2013</w:t>
        </w:r>
      </w:ins>
      <w:r w:rsidR="002B5D53">
        <w:rPr>
          <w:rFonts w:ascii="Times New Roman" w:hAnsi="Times New Roman" w:cs="Times New Roman"/>
        </w:rPr>
        <w:t xml:space="preserve">), and efforts to quantify the variability and trends in the global stratospheric aerosol load are underway with various ground based and satellite </w:t>
      </w:r>
      <w:r w:rsidR="00A642A0">
        <w:rPr>
          <w:rFonts w:ascii="Times New Roman" w:hAnsi="Times New Roman" w:cs="Times New Roman"/>
        </w:rPr>
        <w:t>data sets</w:t>
      </w:r>
      <w:r w:rsidR="002B5D53">
        <w:rPr>
          <w:rFonts w:ascii="Times New Roman" w:hAnsi="Times New Roman" w:cs="Times New Roman"/>
        </w:rPr>
        <w:t xml:space="preserve"> (Rieger et al., 2015; Ridley et al., 2014). </w:t>
      </w:r>
    </w:p>
    <w:p w14:paraId="65811591" w14:textId="39464F2F" w:rsidR="00F31679" w:rsidRPr="00222E24" w:rsidRDefault="00C11F38" w:rsidP="00210B41">
      <w:pPr>
        <w:spacing w:line="360" w:lineRule="auto"/>
        <w:ind w:firstLine="720"/>
        <w:jc w:val="both"/>
        <w:rPr>
          <w:rFonts w:ascii="Times New Roman" w:hAnsi="Times New Roman" w:cs="Times New Roman"/>
        </w:rPr>
      </w:pPr>
      <w:r>
        <w:rPr>
          <w:rFonts w:ascii="Times New Roman" w:hAnsi="Times New Roman" w:cs="Times New Roman"/>
        </w:rPr>
        <w:t xml:space="preserve">Since its discovery with stratospheric balloon </w:t>
      </w:r>
      <w:r w:rsidR="003F22C9">
        <w:rPr>
          <w:rFonts w:ascii="Times New Roman" w:hAnsi="Times New Roman" w:cs="Times New Roman"/>
        </w:rPr>
        <w:t xml:space="preserve">observations (Junge et al., </w:t>
      </w:r>
      <w:del w:id="9" w:author="Elash, Brenden" w:date="2015-09-09T10:15:00Z">
        <w:r w:rsidR="003F22C9" w:rsidDel="00816532">
          <w:rPr>
            <w:rFonts w:ascii="Times New Roman" w:hAnsi="Times New Roman" w:cs="Times New Roman"/>
          </w:rPr>
          <w:delText>1953</w:delText>
        </w:r>
        <w:r w:rsidDel="00816532">
          <w:rPr>
            <w:rFonts w:ascii="Times New Roman" w:hAnsi="Times New Roman" w:cs="Times New Roman"/>
          </w:rPr>
          <w:delText>?</w:delText>
        </w:r>
      </w:del>
      <w:commentRangeStart w:id="10"/>
      <w:ins w:id="11" w:author="Elash, Brenden" w:date="2015-09-09T10:15:00Z">
        <w:r w:rsidR="00816532">
          <w:rPr>
            <w:rFonts w:ascii="Times New Roman" w:hAnsi="Times New Roman" w:cs="Times New Roman"/>
          </w:rPr>
          <w:t>1961</w:t>
        </w:r>
      </w:ins>
      <w:commentRangeEnd w:id="10"/>
      <w:ins w:id="12" w:author="Elash, Brenden" w:date="2015-09-09T10:16:00Z">
        <w:r w:rsidR="00816532">
          <w:rPr>
            <w:rStyle w:val="CommentReference"/>
          </w:rPr>
          <w:commentReference w:id="10"/>
        </w:r>
      </w:ins>
      <w:r>
        <w:rPr>
          <w:rFonts w:ascii="Times New Roman" w:hAnsi="Times New Roman" w:cs="Times New Roman"/>
        </w:rPr>
        <w:t>), stratospheric</w:t>
      </w:r>
      <w:r w:rsidR="001F704E">
        <w:rPr>
          <w:rFonts w:ascii="Times New Roman" w:hAnsi="Times New Roman" w:cs="Times New Roman"/>
        </w:rPr>
        <w:t xml:space="preserve"> </w:t>
      </w:r>
      <w:r>
        <w:rPr>
          <w:rFonts w:ascii="Times New Roman" w:hAnsi="Times New Roman" w:cs="Times New Roman"/>
        </w:rPr>
        <w:t>a</w:t>
      </w:r>
      <w:r w:rsidR="00CB4145">
        <w:rPr>
          <w:rFonts w:ascii="Times New Roman" w:hAnsi="Times New Roman" w:cs="Times New Roman"/>
        </w:rPr>
        <w:t>erosol has</w:t>
      </w:r>
      <w:r w:rsidR="00C4131E" w:rsidRPr="00222E24">
        <w:rPr>
          <w:rFonts w:ascii="Times New Roman" w:hAnsi="Times New Roman" w:cs="Times New Roman"/>
        </w:rPr>
        <w:t xml:space="preserve"> been measured </w:t>
      </w:r>
      <w:r>
        <w:rPr>
          <w:rFonts w:ascii="Times New Roman" w:hAnsi="Times New Roman" w:cs="Times New Roman"/>
        </w:rPr>
        <w:t>with various techniques, although due to the variability</w:t>
      </w:r>
      <w:r w:rsidR="0042202F">
        <w:rPr>
          <w:rFonts w:ascii="Times New Roman" w:hAnsi="Times New Roman" w:cs="Times New Roman"/>
        </w:rPr>
        <w:t xml:space="preserve"> of physical composition</w:t>
      </w:r>
      <w:r>
        <w:rPr>
          <w:rFonts w:ascii="Times New Roman" w:hAnsi="Times New Roman" w:cs="Times New Roman"/>
        </w:rPr>
        <w:t xml:space="preserve"> and particle size, the observations are essentially always limited to some degree. </w:t>
      </w:r>
      <w:r w:rsidR="0042202F">
        <w:rPr>
          <w:rFonts w:ascii="Times New Roman" w:hAnsi="Times New Roman" w:cs="Times New Roman"/>
        </w:rPr>
        <w:t xml:space="preserve"> In-</w:t>
      </w:r>
      <w:r>
        <w:rPr>
          <w:rFonts w:ascii="Times New Roman" w:hAnsi="Times New Roman" w:cs="Times New Roman"/>
        </w:rPr>
        <w:t>situ balloon observations continue to be used and have provided highly valuable data sets, including</w:t>
      </w:r>
      <w:r w:rsidR="0042202F">
        <w:rPr>
          <w:rFonts w:ascii="Times New Roman" w:hAnsi="Times New Roman" w:cs="Times New Roman"/>
        </w:rPr>
        <w:t xml:space="preserve"> most notably</w:t>
      </w:r>
      <w:r w:rsidRPr="00222E24">
        <w:rPr>
          <w:rFonts w:ascii="Times New Roman" w:hAnsi="Times New Roman" w:cs="Times New Roman"/>
        </w:rPr>
        <w:t xml:space="preserve"> </w:t>
      </w:r>
      <w:r>
        <w:rPr>
          <w:rFonts w:ascii="Times New Roman" w:hAnsi="Times New Roman" w:cs="Times New Roman"/>
        </w:rPr>
        <w:t>the long time series of optical particle counter measurements from Laramie, WY</w:t>
      </w:r>
      <w:r w:rsidRPr="00222E24">
        <w:rPr>
          <w:rFonts w:ascii="Times New Roman" w:hAnsi="Times New Roman" w:cs="Times New Roman"/>
        </w:rPr>
        <w:t xml:space="preserve"> (Deshler et al., 2003</w:t>
      </w:r>
      <w:r>
        <w:rPr>
          <w:rFonts w:ascii="Times New Roman" w:hAnsi="Times New Roman" w:cs="Times New Roman"/>
        </w:rPr>
        <w:t xml:space="preserve">; </w:t>
      </w:r>
      <w:del w:id="13" w:author="Elash, Brenden" w:date="2015-09-14T11:34:00Z">
        <w:r w:rsidDel="00D95040">
          <w:rPr>
            <w:rFonts w:ascii="Times New Roman" w:hAnsi="Times New Roman" w:cs="Times New Roman"/>
          </w:rPr>
          <w:delText>2007</w:delText>
        </w:r>
      </w:del>
      <w:ins w:id="14" w:author="Elash, Brenden" w:date="2015-09-14T11:34:00Z">
        <w:r w:rsidR="00D95040">
          <w:rPr>
            <w:rFonts w:ascii="Times New Roman" w:hAnsi="Times New Roman" w:cs="Times New Roman"/>
          </w:rPr>
          <w:t>2006</w:t>
        </w:r>
      </w:ins>
      <w:r>
        <w:rPr>
          <w:rFonts w:ascii="Times New Roman" w:hAnsi="Times New Roman" w:cs="Times New Roman"/>
        </w:rPr>
        <w:t xml:space="preserve">; </w:t>
      </w:r>
      <w:commentRangeStart w:id="15"/>
      <w:r>
        <w:rPr>
          <w:rFonts w:ascii="Times New Roman" w:hAnsi="Times New Roman" w:cs="Times New Roman"/>
        </w:rPr>
        <w:t>2015</w:t>
      </w:r>
      <w:commentRangeEnd w:id="15"/>
      <w:r w:rsidR="00D63D93">
        <w:rPr>
          <w:rStyle w:val="CommentReference"/>
        </w:rPr>
        <w:commentReference w:id="15"/>
      </w:r>
      <w:r w:rsidRPr="00222E24">
        <w:rPr>
          <w:rFonts w:ascii="Times New Roman" w:hAnsi="Times New Roman" w:cs="Times New Roman"/>
        </w:rPr>
        <w:t>)</w:t>
      </w:r>
      <w:r>
        <w:rPr>
          <w:rFonts w:ascii="Times New Roman" w:hAnsi="Times New Roman" w:cs="Times New Roman"/>
        </w:rPr>
        <w:t>.  Aircraft-borne n</w:t>
      </w:r>
      <w:r w:rsidRPr="00136038">
        <w:rPr>
          <w:rFonts w:ascii="Times New Roman" w:hAnsi="Times New Roman" w:cs="Times New Roman"/>
        </w:rPr>
        <w:t xml:space="preserve">ephelometers </w:t>
      </w:r>
      <w:r>
        <w:rPr>
          <w:rFonts w:ascii="Times New Roman" w:hAnsi="Times New Roman" w:cs="Times New Roman"/>
        </w:rPr>
        <w:t>(</w:t>
      </w:r>
      <w:r w:rsidRPr="00471DF1">
        <w:rPr>
          <w:rFonts w:ascii="Times New Roman" w:hAnsi="Times New Roman" w:cs="Times New Roman"/>
        </w:rPr>
        <w:t>Beuttell and Brewer</w:t>
      </w:r>
      <w:r>
        <w:rPr>
          <w:rFonts w:ascii="Times New Roman" w:hAnsi="Times New Roman" w:cs="Times New Roman"/>
        </w:rPr>
        <w:t>,</w:t>
      </w:r>
      <w:r w:rsidRPr="00471DF1">
        <w:rPr>
          <w:rFonts w:ascii="Times New Roman" w:hAnsi="Times New Roman" w:cs="Times New Roman"/>
        </w:rPr>
        <w:t xml:space="preserve"> 1949</w:t>
      </w:r>
      <w:r>
        <w:rPr>
          <w:rFonts w:ascii="Times New Roman" w:hAnsi="Times New Roman" w:cs="Times New Roman"/>
        </w:rPr>
        <w:t xml:space="preserve">; </w:t>
      </w:r>
      <w:r w:rsidRPr="000F4543">
        <w:rPr>
          <w:rFonts w:ascii="Times New Roman" w:hAnsi="Times New Roman" w:cs="Times New Roman"/>
        </w:rPr>
        <w:t>Charlson</w:t>
      </w:r>
      <w:r>
        <w:rPr>
          <w:rFonts w:ascii="Times New Roman" w:hAnsi="Times New Roman" w:cs="Times New Roman"/>
        </w:rPr>
        <w:t xml:space="preserve"> et al.</w:t>
      </w:r>
      <w:r w:rsidRPr="000F4543">
        <w:rPr>
          <w:rFonts w:ascii="Times New Roman" w:hAnsi="Times New Roman" w:cs="Times New Roman"/>
        </w:rPr>
        <w:t xml:space="preserve">, </w:t>
      </w:r>
      <w:r w:rsidRPr="008828D0">
        <w:rPr>
          <w:rFonts w:ascii="Times New Roman" w:hAnsi="Times New Roman" w:cs="Times New Roman"/>
        </w:rPr>
        <w:t>1969</w:t>
      </w:r>
      <w:ins w:id="16" w:author="Elash, Brenden" w:date="2015-09-09T10:22:00Z">
        <w:r w:rsidR="00816532" w:rsidRPr="008828D0">
          <w:rPr>
            <w:rFonts w:ascii="Times New Roman" w:hAnsi="Times New Roman" w:cs="Times New Roman"/>
          </w:rPr>
          <w:t>)</w:t>
        </w:r>
      </w:ins>
      <w:r w:rsidRPr="006C5C2C">
        <w:rPr>
          <w:rFonts w:ascii="Times New Roman" w:hAnsi="Times New Roman" w:cs="Times New Roman"/>
        </w:rPr>
        <w:t>;</w:t>
      </w:r>
      <w:r w:rsidRPr="00A878AD">
        <w:rPr>
          <w:rFonts w:ascii="Times New Roman" w:hAnsi="Times New Roman" w:cs="Times New Roman"/>
        </w:rPr>
        <w:t xml:space="preserve"> </w:t>
      </w:r>
      <w:r w:rsidRPr="00222E24">
        <w:rPr>
          <w:rFonts w:ascii="Times New Roman" w:hAnsi="Times New Roman" w:cs="Times New Roman"/>
        </w:rPr>
        <w:t xml:space="preserve">acquire </w:t>
      </w:r>
      <w:r w:rsidR="000B5537">
        <w:rPr>
          <w:rFonts w:ascii="Times New Roman" w:hAnsi="Times New Roman" w:cs="Times New Roman"/>
        </w:rPr>
        <w:t>detailed</w:t>
      </w:r>
      <w:r>
        <w:rPr>
          <w:rFonts w:ascii="Times New Roman" w:hAnsi="Times New Roman" w:cs="Times New Roman"/>
        </w:rPr>
        <w:t xml:space="preserve"> in-situ measurements</w:t>
      </w:r>
      <w:r w:rsidR="000B5537">
        <w:rPr>
          <w:rFonts w:ascii="Times New Roman" w:hAnsi="Times New Roman" w:cs="Times New Roman"/>
        </w:rPr>
        <w:t>, providing, for example, plume composition (</w:t>
      </w:r>
      <w:commentRangeStart w:id="17"/>
      <w:r w:rsidR="000B5537">
        <w:rPr>
          <w:rFonts w:ascii="Times New Roman" w:hAnsi="Times New Roman" w:cs="Times New Roman"/>
        </w:rPr>
        <w:t>Murphy et al., 2014</w:t>
      </w:r>
      <w:commentRangeEnd w:id="17"/>
      <w:r w:rsidR="00D63D93">
        <w:rPr>
          <w:rStyle w:val="CommentReference"/>
        </w:rPr>
        <w:commentReference w:id="17"/>
      </w:r>
      <w:r w:rsidR="000B5537">
        <w:rPr>
          <w:rFonts w:ascii="Times New Roman" w:hAnsi="Times New Roman" w:cs="Times New Roman"/>
        </w:rPr>
        <w:t xml:space="preserve">), </w:t>
      </w:r>
      <w:r w:rsidRPr="00222E24">
        <w:rPr>
          <w:rFonts w:ascii="Times New Roman" w:hAnsi="Times New Roman" w:cs="Times New Roman"/>
        </w:rPr>
        <w:t xml:space="preserve">but </w:t>
      </w:r>
      <w:r w:rsidR="000B5537">
        <w:rPr>
          <w:rFonts w:ascii="Times New Roman" w:hAnsi="Times New Roman" w:cs="Times New Roman"/>
        </w:rPr>
        <w:t xml:space="preserve">are </w:t>
      </w:r>
      <w:r w:rsidR="000B5537">
        <w:rPr>
          <w:rFonts w:ascii="Times New Roman" w:hAnsi="Times New Roman" w:cs="Times New Roman"/>
        </w:rPr>
        <w:lastRenderedPageBreak/>
        <w:t>spatially limited to the aircraft track</w:t>
      </w:r>
      <w:r w:rsidRPr="00222E24">
        <w:rPr>
          <w:rFonts w:ascii="Times New Roman" w:hAnsi="Times New Roman" w:cs="Times New Roman"/>
        </w:rPr>
        <w:t>.</w:t>
      </w:r>
      <w:r>
        <w:rPr>
          <w:rFonts w:ascii="Times New Roman" w:hAnsi="Times New Roman" w:cs="Times New Roman"/>
        </w:rPr>
        <w:t xml:space="preserve"> </w:t>
      </w:r>
      <w:r w:rsidR="000B5537">
        <w:rPr>
          <w:rFonts w:ascii="Times New Roman" w:hAnsi="Times New Roman" w:cs="Times New Roman"/>
        </w:rPr>
        <w:t>G</w:t>
      </w:r>
      <w:r w:rsidR="00F31679" w:rsidRPr="00222E24">
        <w:rPr>
          <w:rFonts w:ascii="Times New Roman" w:hAnsi="Times New Roman" w:cs="Times New Roman"/>
        </w:rPr>
        <w:t>round based lidar</w:t>
      </w:r>
      <w:r w:rsidR="003010A5">
        <w:rPr>
          <w:rFonts w:ascii="Times New Roman" w:hAnsi="Times New Roman" w:cs="Times New Roman"/>
        </w:rPr>
        <w:t xml:space="preserve">s </w:t>
      </w:r>
      <w:r w:rsidR="000B5537">
        <w:rPr>
          <w:rFonts w:ascii="Times New Roman" w:hAnsi="Times New Roman" w:cs="Times New Roman"/>
        </w:rPr>
        <w:t xml:space="preserve">have been used to </w:t>
      </w:r>
      <w:r w:rsidR="003F22C9">
        <w:rPr>
          <w:rFonts w:ascii="Times New Roman" w:hAnsi="Times New Roman" w:cs="Times New Roman"/>
        </w:rPr>
        <w:t xml:space="preserve">do detailed </w:t>
      </w:r>
      <w:r w:rsidR="000B5537">
        <w:rPr>
          <w:rFonts w:ascii="Times New Roman" w:hAnsi="Times New Roman" w:cs="Times New Roman"/>
        </w:rPr>
        <w:t>studies</w:t>
      </w:r>
      <w:r w:rsidR="003F22C9">
        <w:rPr>
          <w:rFonts w:ascii="Times New Roman" w:hAnsi="Times New Roman" w:cs="Times New Roman"/>
        </w:rPr>
        <w:t xml:space="preserve"> of the extent of volcanic aerosol plumes</w:t>
      </w:r>
      <w:r w:rsidR="000B5537">
        <w:rPr>
          <w:rFonts w:ascii="Times New Roman" w:hAnsi="Times New Roman" w:cs="Times New Roman"/>
        </w:rPr>
        <w:t xml:space="preserve"> (</w:t>
      </w:r>
      <w:del w:id="18" w:author="Elash, Brenden" w:date="2015-09-09T10:53:00Z">
        <w:r w:rsidR="00A642A0" w:rsidDel="00870FFF">
          <w:rPr>
            <w:rFonts w:ascii="Times New Roman" w:hAnsi="Times New Roman" w:cs="Times New Roman"/>
          </w:rPr>
          <w:delText>for example</w:delText>
        </w:r>
      </w:del>
      <w:ins w:id="19" w:author="Elash, Brenden" w:date="2015-09-09T10:53:00Z">
        <w:r w:rsidR="00870FFF">
          <w:rPr>
            <w:rFonts w:ascii="Times New Roman" w:hAnsi="Times New Roman" w:cs="Times New Roman"/>
          </w:rPr>
          <w:t>Chazette et al., 1995</w:t>
        </w:r>
      </w:ins>
      <w:ins w:id="20" w:author="Elash, Brenden" w:date="2015-09-09T10:54:00Z">
        <w:r w:rsidR="00814832">
          <w:rPr>
            <w:rFonts w:ascii="Times New Roman" w:hAnsi="Times New Roman" w:cs="Times New Roman"/>
          </w:rPr>
          <w:t>;</w:t>
        </w:r>
      </w:ins>
      <w:del w:id="21" w:author="Elash, Brenden" w:date="2015-09-09T10:54:00Z">
        <w:r w:rsidR="00A642A0" w:rsidDel="00814832">
          <w:rPr>
            <w:rFonts w:ascii="Times New Roman" w:hAnsi="Times New Roman" w:cs="Times New Roman"/>
          </w:rPr>
          <w:delText>,</w:delText>
        </w:r>
      </w:del>
      <w:r w:rsidR="003F22C9">
        <w:rPr>
          <w:rFonts w:ascii="Times New Roman" w:hAnsi="Times New Roman" w:cs="Times New Roman"/>
        </w:rPr>
        <w:t xml:space="preserve"> </w:t>
      </w:r>
      <w:r w:rsidR="000B5537">
        <w:rPr>
          <w:rFonts w:ascii="Times New Roman" w:hAnsi="Times New Roman" w:cs="Times New Roman"/>
        </w:rPr>
        <w:t>S</w:t>
      </w:r>
      <w:ins w:id="22" w:author="Elash, Brenden" w:date="2015-09-14T13:23:00Z">
        <w:r w:rsidR="00F52339">
          <w:rPr>
            <w:rFonts w:ascii="Times New Roman" w:hAnsi="Times New Roman" w:cs="Times New Roman"/>
          </w:rPr>
          <w:t>a</w:t>
        </w:r>
      </w:ins>
      <w:r w:rsidR="000B5537">
        <w:rPr>
          <w:rFonts w:ascii="Times New Roman" w:hAnsi="Times New Roman" w:cs="Times New Roman"/>
        </w:rPr>
        <w:t>wa</w:t>
      </w:r>
      <w:ins w:id="23" w:author="Elash, Brenden" w:date="2015-09-14T13:23:00Z">
        <w:r w:rsidR="00F52339">
          <w:rPr>
            <w:rFonts w:ascii="Times New Roman" w:hAnsi="Times New Roman" w:cs="Times New Roman"/>
          </w:rPr>
          <w:t>mu</w:t>
        </w:r>
      </w:ins>
      <w:r w:rsidR="000B5537">
        <w:rPr>
          <w:rFonts w:ascii="Times New Roman" w:hAnsi="Times New Roman" w:cs="Times New Roman"/>
        </w:rPr>
        <w:t>r</w:t>
      </w:r>
      <w:del w:id="24" w:author="Elash, Brenden" w:date="2015-09-14T13:23:00Z">
        <w:r w:rsidR="000B5537" w:rsidDel="00F52339">
          <w:rPr>
            <w:rFonts w:ascii="Times New Roman" w:hAnsi="Times New Roman" w:cs="Times New Roman"/>
          </w:rPr>
          <w:delText>m</w:delText>
        </w:r>
      </w:del>
      <w:r w:rsidR="000B5537">
        <w:rPr>
          <w:rFonts w:ascii="Times New Roman" w:hAnsi="Times New Roman" w:cs="Times New Roman"/>
        </w:rPr>
        <w:t xml:space="preserve">a et al., </w:t>
      </w:r>
      <w:del w:id="25" w:author="Elash, Brenden" w:date="2015-09-14T13:24:00Z">
        <w:r w:rsidR="000B5537" w:rsidDel="00F52339">
          <w:rPr>
            <w:rFonts w:ascii="Times New Roman" w:hAnsi="Times New Roman" w:cs="Times New Roman"/>
          </w:rPr>
          <w:delText>2014</w:delText>
        </w:r>
      </w:del>
      <w:ins w:id="26" w:author="Elash, Brenden" w:date="2015-09-14T13:24:00Z">
        <w:r w:rsidR="00F52339">
          <w:rPr>
            <w:rFonts w:ascii="Times New Roman" w:hAnsi="Times New Roman" w:cs="Times New Roman"/>
          </w:rPr>
          <w:t>2012</w:t>
        </w:r>
      </w:ins>
      <w:r w:rsidR="000B5537">
        <w:rPr>
          <w:rFonts w:ascii="Times New Roman" w:hAnsi="Times New Roman" w:cs="Times New Roman"/>
        </w:rPr>
        <w:t>) and</w:t>
      </w:r>
      <w:r w:rsidR="00CB4145">
        <w:rPr>
          <w:rFonts w:ascii="Times New Roman" w:hAnsi="Times New Roman" w:cs="Times New Roman"/>
        </w:rPr>
        <w:t xml:space="preserve"> </w:t>
      </w:r>
      <w:r w:rsidR="000B5537">
        <w:rPr>
          <w:rFonts w:ascii="Times New Roman" w:hAnsi="Times New Roman" w:cs="Times New Roman"/>
        </w:rPr>
        <w:t xml:space="preserve">provide valuable insight into </w:t>
      </w:r>
      <w:r w:rsidR="00916BCE">
        <w:rPr>
          <w:rFonts w:ascii="Times New Roman" w:hAnsi="Times New Roman" w:cs="Times New Roman"/>
        </w:rPr>
        <w:t>long term</w:t>
      </w:r>
      <w:r w:rsidR="00F31679" w:rsidRPr="00222E24">
        <w:rPr>
          <w:rFonts w:ascii="Times New Roman" w:hAnsi="Times New Roman" w:cs="Times New Roman"/>
        </w:rPr>
        <w:t xml:space="preserve"> </w:t>
      </w:r>
      <w:r w:rsidR="000B5537">
        <w:rPr>
          <w:rFonts w:ascii="Times New Roman" w:hAnsi="Times New Roman" w:cs="Times New Roman"/>
        </w:rPr>
        <w:t>local variability and trends</w:t>
      </w:r>
      <w:r w:rsidR="003F22C9">
        <w:rPr>
          <w:rFonts w:ascii="Times New Roman" w:hAnsi="Times New Roman" w:cs="Times New Roman"/>
        </w:rPr>
        <w:t xml:space="preserve"> in the aerosol layer</w:t>
      </w:r>
      <w:r w:rsidR="000B5537">
        <w:rPr>
          <w:rFonts w:ascii="Times New Roman" w:hAnsi="Times New Roman" w:cs="Times New Roman"/>
        </w:rPr>
        <w:t>. For example, lidar observations were used by Hofmann et al.</w:t>
      </w:r>
      <w:del w:id="27" w:author="Elash, Brenden" w:date="2015-09-14T13:44:00Z">
        <w:r w:rsidR="000B5537" w:rsidDel="00B96AF5">
          <w:rPr>
            <w:rFonts w:ascii="Times New Roman" w:hAnsi="Times New Roman" w:cs="Times New Roman"/>
          </w:rPr>
          <w:delText>,</w:delText>
        </w:r>
      </w:del>
      <w:r w:rsidR="000B5537">
        <w:rPr>
          <w:rFonts w:ascii="Times New Roman" w:hAnsi="Times New Roman" w:cs="Times New Roman"/>
        </w:rPr>
        <w:t xml:space="preserve"> </w:t>
      </w:r>
      <w:ins w:id="28" w:author="Elash, Brenden" w:date="2015-09-14T13:44:00Z">
        <w:r w:rsidR="00B96AF5">
          <w:rPr>
            <w:rFonts w:ascii="Times New Roman" w:hAnsi="Times New Roman" w:cs="Times New Roman"/>
          </w:rPr>
          <w:t>(</w:t>
        </w:r>
      </w:ins>
      <w:r w:rsidR="000B5537">
        <w:rPr>
          <w:rFonts w:ascii="Times New Roman" w:hAnsi="Times New Roman" w:cs="Times New Roman"/>
        </w:rPr>
        <w:t>2009</w:t>
      </w:r>
      <w:ins w:id="29" w:author="Elash, Brenden" w:date="2015-09-14T13:44:00Z">
        <w:r w:rsidR="00B96AF5">
          <w:rPr>
            <w:rFonts w:ascii="Times New Roman" w:hAnsi="Times New Roman" w:cs="Times New Roman"/>
          </w:rPr>
          <w:t>)</w:t>
        </w:r>
      </w:ins>
      <w:del w:id="30" w:author="Elash, Brenden" w:date="2015-09-14T13:44:00Z">
        <w:r w:rsidR="000B5537" w:rsidDel="00B96AF5">
          <w:rPr>
            <w:rFonts w:ascii="Times New Roman" w:hAnsi="Times New Roman" w:cs="Times New Roman"/>
          </w:rPr>
          <w:delText>,</w:delText>
        </w:r>
      </w:del>
      <w:r w:rsidR="000B5537">
        <w:rPr>
          <w:rFonts w:ascii="Times New Roman" w:hAnsi="Times New Roman" w:cs="Times New Roman"/>
        </w:rPr>
        <w:t xml:space="preserve"> to first report the observed increase in </w:t>
      </w:r>
      <w:r w:rsidR="003F22C9">
        <w:rPr>
          <w:rFonts w:ascii="Times New Roman" w:hAnsi="Times New Roman" w:cs="Times New Roman"/>
        </w:rPr>
        <w:t xml:space="preserve">stratospheric </w:t>
      </w:r>
      <w:r w:rsidR="000B5537">
        <w:rPr>
          <w:rFonts w:ascii="Times New Roman" w:hAnsi="Times New Roman" w:cs="Times New Roman"/>
        </w:rPr>
        <w:t xml:space="preserve">aerosol over </w:t>
      </w:r>
      <w:r w:rsidR="003010A5">
        <w:rPr>
          <w:rFonts w:ascii="Times New Roman" w:hAnsi="Times New Roman" w:cs="Times New Roman"/>
        </w:rPr>
        <w:t xml:space="preserve">approximately </w:t>
      </w:r>
      <w:r w:rsidR="000B5537">
        <w:rPr>
          <w:rFonts w:ascii="Times New Roman" w:hAnsi="Times New Roman" w:cs="Times New Roman"/>
        </w:rPr>
        <w:t>the last decade</w:t>
      </w:r>
      <w:r w:rsidR="003010A5">
        <w:rPr>
          <w:rFonts w:ascii="Times New Roman" w:hAnsi="Times New Roman" w:cs="Times New Roman"/>
        </w:rPr>
        <w:t>. However, the global distribution, which can only really be obtained with satellite observations, provides invaluable insight into aerosol processes and variability.  A good example of this is the use of satellite observations</w:t>
      </w:r>
      <w:r w:rsidR="003F22C9">
        <w:rPr>
          <w:rFonts w:ascii="Times New Roman" w:hAnsi="Times New Roman" w:cs="Times New Roman"/>
        </w:rPr>
        <w:t xml:space="preserve"> by Vernier et al.</w:t>
      </w:r>
      <w:del w:id="31" w:author="Elash, Brenden" w:date="2015-09-14T13:44:00Z">
        <w:r w:rsidR="003F22C9" w:rsidDel="00B96AF5">
          <w:rPr>
            <w:rFonts w:ascii="Times New Roman" w:hAnsi="Times New Roman" w:cs="Times New Roman"/>
          </w:rPr>
          <w:delText>,</w:delText>
        </w:r>
      </w:del>
      <w:r w:rsidR="003F22C9">
        <w:rPr>
          <w:rFonts w:ascii="Times New Roman" w:hAnsi="Times New Roman" w:cs="Times New Roman"/>
        </w:rPr>
        <w:t xml:space="preserve"> </w:t>
      </w:r>
      <w:ins w:id="32" w:author="Elash, Brenden" w:date="2015-09-14T13:44:00Z">
        <w:r w:rsidR="00B96AF5">
          <w:rPr>
            <w:rFonts w:ascii="Times New Roman" w:hAnsi="Times New Roman" w:cs="Times New Roman"/>
          </w:rPr>
          <w:t>(</w:t>
        </w:r>
      </w:ins>
      <w:r w:rsidR="003F22C9">
        <w:rPr>
          <w:rFonts w:ascii="Times New Roman" w:hAnsi="Times New Roman" w:cs="Times New Roman"/>
        </w:rPr>
        <w:t>2011</w:t>
      </w:r>
      <w:ins w:id="33" w:author="Elash, Brenden" w:date="2015-09-09T12:22:00Z">
        <w:r w:rsidR="00A878AD">
          <w:rPr>
            <w:rFonts w:ascii="Times New Roman" w:hAnsi="Times New Roman" w:cs="Times New Roman"/>
          </w:rPr>
          <w:t>b</w:t>
        </w:r>
      </w:ins>
      <w:ins w:id="34" w:author="Elash, Brenden" w:date="2015-09-14T13:44:00Z">
        <w:r w:rsidR="00B96AF5">
          <w:rPr>
            <w:rFonts w:ascii="Times New Roman" w:hAnsi="Times New Roman" w:cs="Times New Roman"/>
          </w:rPr>
          <w:t>)</w:t>
        </w:r>
      </w:ins>
      <w:del w:id="35" w:author="Elash, Brenden" w:date="2015-09-14T13:44:00Z">
        <w:r w:rsidR="003F22C9" w:rsidDel="00B96AF5">
          <w:rPr>
            <w:rFonts w:ascii="Times New Roman" w:hAnsi="Times New Roman" w:cs="Times New Roman"/>
          </w:rPr>
          <w:delText>,</w:delText>
        </w:r>
      </w:del>
      <w:r w:rsidR="003010A5">
        <w:rPr>
          <w:rFonts w:ascii="Times New Roman" w:hAnsi="Times New Roman" w:cs="Times New Roman"/>
        </w:rPr>
        <w:t xml:space="preserve"> to determine that the increased stratospheric aerosol load reported by Hofmann et al.</w:t>
      </w:r>
      <w:del w:id="36" w:author="Elash, Brenden" w:date="2015-09-14T13:44:00Z">
        <w:r w:rsidR="003010A5" w:rsidDel="00B96AF5">
          <w:rPr>
            <w:rFonts w:ascii="Times New Roman" w:hAnsi="Times New Roman" w:cs="Times New Roman"/>
          </w:rPr>
          <w:delText>,</w:delText>
        </w:r>
      </w:del>
      <w:r w:rsidR="003010A5">
        <w:rPr>
          <w:rFonts w:ascii="Times New Roman" w:hAnsi="Times New Roman" w:cs="Times New Roman"/>
        </w:rPr>
        <w:t xml:space="preserve"> </w:t>
      </w:r>
      <w:ins w:id="37" w:author="Elash, Brenden" w:date="2015-09-14T13:44:00Z">
        <w:r w:rsidR="00B96AF5">
          <w:rPr>
            <w:rFonts w:ascii="Times New Roman" w:hAnsi="Times New Roman" w:cs="Times New Roman"/>
          </w:rPr>
          <w:t>(</w:t>
        </w:r>
      </w:ins>
      <w:r w:rsidR="003010A5">
        <w:rPr>
          <w:rFonts w:ascii="Times New Roman" w:hAnsi="Times New Roman" w:cs="Times New Roman"/>
        </w:rPr>
        <w:t>2009</w:t>
      </w:r>
      <w:ins w:id="38" w:author="Elash, Brenden" w:date="2015-09-14T13:44:00Z">
        <w:r w:rsidR="00B96AF5">
          <w:rPr>
            <w:rFonts w:ascii="Times New Roman" w:hAnsi="Times New Roman" w:cs="Times New Roman"/>
          </w:rPr>
          <w:t>)</w:t>
        </w:r>
      </w:ins>
      <w:del w:id="39" w:author="Elash, Brenden" w:date="2015-09-14T13:44:00Z">
        <w:r w:rsidR="003010A5" w:rsidDel="00B96AF5">
          <w:rPr>
            <w:rFonts w:ascii="Times New Roman" w:hAnsi="Times New Roman" w:cs="Times New Roman"/>
          </w:rPr>
          <w:delText>,</w:delText>
        </w:r>
      </w:del>
      <w:r w:rsidR="003010A5">
        <w:rPr>
          <w:rFonts w:ascii="Times New Roman" w:hAnsi="Times New Roman" w:cs="Times New Roman"/>
        </w:rPr>
        <w:t xml:space="preserve"> was in fact due to a series of relatively minor, mostly tropical, volcan</w:t>
      </w:r>
      <w:r w:rsidR="003F22C9">
        <w:rPr>
          <w:rFonts w:ascii="Times New Roman" w:hAnsi="Times New Roman" w:cs="Times New Roman"/>
        </w:rPr>
        <w:t>ic eruptions</w:t>
      </w:r>
      <w:r w:rsidR="003010A5">
        <w:rPr>
          <w:rFonts w:ascii="Times New Roman" w:hAnsi="Times New Roman" w:cs="Times New Roman"/>
        </w:rPr>
        <w:t xml:space="preserve">. </w:t>
      </w:r>
    </w:p>
    <w:p w14:paraId="4F1BF592" w14:textId="23F73BC2" w:rsidR="00AA6CE1" w:rsidRDefault="0036153F" w:rsidP="005160D0">
      <w:pPr>
        <w:spacing w:line="360" w:lineRule="auto"/>
        <w:ind w:firstLine="720"/>
        <w:jc w:val="both"/>
        <w:rPr>
          <w:rFonts w:ascii="Times New Roman" w:hAnsi="Times New Roman" w:cs="Times New Roman"/>
        </w:rPr>
      </w:pPr>
      <w:r>
        <w:rPr>
          <w:rFonts w:ascii="Times New Roman" w:hAnsi="Times New Roman" w:cs="Times New Roman"/>
        </w:rPr>
        <w:t>Satellite instrumentation capable of remote sensing stratospheric aerosol has been in use since the 1970’s, beginning with limb sounding s</w:t>
      </w:r>
      <w:r w:rsidR="00F31679" w:rsidRPr="00222E24">
        <w:rPr>
          <w:rFonts w:ascii="Times New Roman" w:hAnsi="Times New Roman" w:cs="Times New Roman"/>
        </w:rPr>
        <w:t>olar occultation</w:t>
      </w:r>
      <w:r>
        <w:rPr>
          <w:rFonts w:ascii="Times New Roman" w:hAnsi="Times New Roman" w:cs="Times New Roman"/>
        </w:rPr>
        <w:t xml:space="preserve"> measurements.  These have </w:t>
      </w:r>
      <w:r w:rsidR="00F31679" w:rsidRPr="00222E24">
        <w:rPr>
          <w:rFonts w:ascii="Times New Roman" w:hAnsi="Times New Roman" w:cs="Times New Roman"/>
        </w:rPr>
        <w:t xml:space="preserve">provided a reliable, accurate and </w:t>
      </w:r>
      <w:r>
        <w:rPr>
          <w:rFonts w:ascii="Times New Roman" w:hAnsi="Times New Roman" w:cs="Times New Roman"/>
        </w:rPr>
        <w:t xml:space="preserve">essentially continuous </w:t>
      </w:r>
      <w:r w:rsidR="00F31679" w:rsidRPr="00222E24">
        <w:rPr>
          <w:rFonts w:ascii="Times New Roman" w:hAnsi="Times New Roman" w:cs="Times New Roman"/>
        </w:rPr>
        <w:t xml:space="preserve">long term </w:t>
      </w:r>
      <w:r>
        <w:rPr>
          <w:rFonts w:ascii="Times New Roman" w:hAnsi="Times New Roman" w:cs="Times New Roman"/>
        </w:rPr>
        <w:t>record</w:t>
      </w:r>
      <w:r w:rsidRPr="00222E24">
        <w:rPr>
          <w:rFonts w:ascii="Times New Roman" w:hAnsi="Times New Roman" w:cs="Times New Roman"/>
        </w:rPr>
        <w:t xml:space="preserve"> </w:t>
      </w:r>
      <w:r w:rsidR="00F31679" w:rsidRPr="00222E24">
        <w:rPr>
          <w:rFonts w:ascii="Times New Roman" w:hAnsi="Times New Roman" w:cs="Times New Roman"/>
        </w:rPr>
        <w:t xml:space="preserve">of </w:t>
      </w:r>
      <w:r>
        <w:rPr>
          <w:rFonts w:ascii="Times New Roman" w:hAnsi="Times New Roman" w:cs="Times New Roman"/>
        </w:rPr>
        <w:t>vertically resolved aerosol extinction coefficient measurements, mostly from the series of Stratospheric Aerosol and Gas Experiment (SAGE) instruments (</w:t>
      </w:r>
      <w:ins w:id="40" w:author="Elash, Brenden" w:date="2015-09-09T10:46:00Z">
        <w:r w:rsidR="005160D0">
          <w:rPr>
            <w:rFonts w:ascii="Times New Roman" w:hAnsi="Times New Roman" w:cs="Times New Roman"/>
          </w:rPr>
          <w:t xml:space="preserve">Russell </w:t>
        </w:r>
        <w:r w:rsidR="005160D0" w:rsidRPr="005160D0">
          <w:rPr>
            <w:rFonts w:ascii="Times New Roman" w:hAnsi="Times New Roman" w:cs="Times New Roman"/>
          </w:rPr>
          <w:t>and McCormick, 1989</w:t>
        </w:r>
      </w:ins>
      <w:ins w:id="41" w:author="Elash, Brenden" w:date="2015-09-09T10:44:00Z">
        <w:r w:rsidR="00870FFF">
          <w:rPr>
            <w:rFonts w:ascii="Times New Roman" w:hAnsi="Times New Roman" w:cs="Times New Roman"/>
          </w:rPr>
          <w:t>;</w:t>
        </w:r>
        <w:r w:rsidR="005160D0">
          <w:rPr>
            <w:rFonts w:ascii="Times New Roman" w:hAnsi="Times New Roman" w:cs="Times New Roman"/>
          </w:rPr>
          <w:t xml:space="preserve"> </w:t>
        </w:r>
      </w:ins>
      <w:ins w:id="42" w:author="Elash, Brenden" w:date="2015-09-09T10:45:00Z">
        <w:r w:rsidR="005160D0" w:rsidRPr="00222E24">
          <w:rPr>
            <w:rFonts w:ascii="Times New Roman" w:hAnsi="Times New Roman" w:cs="Times New Roman"/>
          </w:rPr>
          <w:t>Thomason and Taha, 2003</w:t>
        </w:r>
      </w:ins>
      <w:del w:id="43" w:author="Elash, Brenden" w:date="2015-09-09T10:44:00Z">
        <w:r w:rsidDel="005160D0">
          <w:rPr>
            <w:rFonts w:ascii="Times New Roman" w:hAnsi="Times New Roman" w:cs="Times New Roman"/>
          </w:rPr>
          <w:delText>refs for SAGE I, II and III</w:delText>
        </w:r>
      </w:del>
      <w:r>
        <w:rPr>
          <w:rFonts w:ascii="Times New Roman" w:hAnsi="Times New Roman" w:cs="Times New Roman"/>
        </w:rPr>
        <w:t>)</w:t>
      </w:r>
      <w:r w:rsidR="00F31679" w:rsidRPr="00222E24">
        <w:rPr>
          <w:rFonts w:ascii="Times New Roman" w:hAnsi="Times New Roman" w:cs="Times New Roman"/>
        </w:rPr>
        <w:t xml:space="preserve">. </w:t>
      </w:r>
      <w:r w:rsidR="00D00B2E">
        <w:rPr>
          <w:rFonts w:ascii="Times New Roman" w:hAnsi="Times New Roman" w:cs="Times New Roman"/>
        </w:rPr>
        <w:t>The</w:t>
      </w:r>
      <w:r>
        <w:rPr>
          <w:rFonts w:ascii="Times New Roman" w:hAnsi="Times New Roman" w:cs="Times New Roman"/>
        </w:rPr>
        <w:t>se</w:t>
      </w:r>
      <w:r w:rsidR="00D00B2E">
        <w:rPr>
          <w:rFonts w:ascii="Times New Roman" w:hAnsi="Times New Roman" w:cs="Times New Roman"/>
        </w:rPr>
        <w:t xml:space="preserve"> SAGE </w:t>
      </w:r>
      <w:r>
        <w:rPr>
          <w:rFonts w:ascii="Times New Roman" w:hAnsi="Times New Roman" w:cs="Times New Roman"/>
        </w:rPr>
        <w:t>measurements</w:t>
      </w:r>
      <w:r w:rsidR="00EA5D33">
        <w:rPr>
          <w:rFonts w:ascii="Times New Roman" w:hAnsi="Times New Roman" w:cs="Times New Roman"/>
        </w:rPr>
        <w:t>,</w:t>
      </w:r>
      <w:r w:rsidR="00AA6CE1">
        <w:rPr>
          <w:rFonts w:ascii="Times New Roman" w:hAnsi="Times New Roman" w:cs="Times New Roman"/>
        </w:rPr>
        <w:t xml:space="preserve"> which have a vertical resolution of approximately 1 km,</w:t>
      </w:r>
      <w:r w:rsidR="00D00B2E">
        <w:rPr>
          <w:rFonts w:ascii="Times New Roman" w:hAnsi="Times New Roman" w:cs="Times New Roman"/>
        </w:rPr>
        <w:t xml:space="preserve"> </w:t>
      </w:r>
      <w:r w:rsidR="00A47035">
        <w:rPr>
          <w:rFonts w:ascii="Times New Roman" w:hAnsi="Times New Roman" w:cs="Times New Roman"/>
        </w:rPr>
        <w:t>have</w:t>
      </w:r>
      <w:r>
        <w:rPr>
          <w:rFonts w:ascii="Times New Roman" w:hAnsi="Times New Roman" w:cs="Times New Roman"/>
        </w:rPr>
        <w:t xml:space="preserve"> generally</w:t>
      </w:r>
      <w:r w:rsidR="00CB4145">
        <w:rPr>
          <w:rFonts w:ascii="Times New Roman" w:hAnsi="Times New Roman" w:cs="Times New Roman"/>
        </w:rPr>
        <w:t xml:space="preserve"> </w:t>
      </w:r>
      <w:r w:rsidR="00812EDE">
        <w:rPr>
          <w:rFonts w:ascii="Times New Roman" w:hAnsi="Times New Roman" w:cs="Times New Roman"/>
        </w:rPr>
        <w:t>compare</w:t>
      </w:r>
      <w:r w:rsidR="00EA5D33">
        <w:rPr>
          <w:rFonts w:ascii="Times New Roman" w:hAnsi="Times New Roman" w:cs="Times New Roman"/>
        </w:rPr>
        <w:t>d</w:t>
      </w:r>
      <w:r w:rsidR="00812EDE">
        <w:rPr>
          <w:rFonts w:ascii="Times New Roman" w:hAnsi="Times New Roman" w:cs="Times New Roman"/>
        </w:rPr>
        <w:t xml:space="preserve"> </w:t>
      </w:r>
      <w:r w:rsidR="00CB4145">
        <w:rPr>
          <w:rFonts w:ascii="Times New Roman" w:hAnsi="Times New Roman" w:cs="Times New Roman"/>
        </w:rPr>
        <w:t>well with</w:t>
      </w:r>
      <w:r w:rsidR="00F31679" w:rsidRPr="00222E24">
        <w:rPr>
          <w:rFonts w:ascii="Times New Roman" w:hAnsi="Times New Roman" w:cs="Times New Roman"/>
        </w:rPr>
        <w:t xml:space="preserve"> ground based and </w:t>
      </w:r>
      <w:r w:rsidR="00AA6CE1">
        <w:rPr>
          <w:rFonts w:ascii="Times New Roman" w:hAnsi="Times New Roman" w:cs="Times New Roman"/>
        </w:rPr>
        <w:t>in-</w:t>
      </w:r>
      <w:r>
        <w:rPr>
          <w:rFonts w:ascii="Times New Roman" w:hAnsi="Times New Roman" w:cs="Times New Roman"/>
        </w:rPr>
        <w:t>situ</w:t>
      </w:r>
      <w:r w:rsidRPr="00222E24">
        <w:rPr>
          <w:rFonts w:ascii="Times New Roman" w:hAnsi="Times New Roman" w:cs="Times New Roman"/>
        </w:rPr>
        <w:t xml:space="preserve"> </w:t>
      </w:r>
      <w:r w:rsidR="00F31679" w:rsidRPr="00222E24">
        <w:rPr>
          <w:rFonts w:ascii="Times New Roman" w:hAnsi="Times New Roman" w:cs="Times New Roman"/>
        </w:rPr>
        <w:t>measurements</w:t>
      </w:r>
      <w:r w:rsidR="00CD3C8A">
        <w:rPr>
          <w:rFonts w:ascii="Times New Roman" w:hAnsi="Times New Roman" w:cs="Times New Roman"/>
        </w:rPr>
        <w:t>,</w:t>
      </w:r>
      <w:r w:rsidR="00EA5D33">
        <w:rPr>
          <w:rFonts w:ascii="Times New Roman" w:hAnsi="Times New Roman" w:cs="Times New Roman"/>
        </w:rPr>
        <w:t xml:space="preserve"> although there are</w:t>
      </w:r>
      <w:r>
        <w:rPr>
          <w:rFonts w:ascii="Times New Roman" w:hAnsi="Times New Roman" w:cs="Times New Roman"/>
        </w:rPr>
        <w:t xml:space="preserve"> challenges associated with comparing </w:t>
      </w:r>
      <w:r w:rsidR="00EA5D33">
        <w:rPr>
          <w:rFonts w:ascii="Times New Roman" w:hAnsi="Times New Roman" w:cs="Times New Roman"/>
        </w:rPr>
        <w:t xml:space="preserve">the retrieved </w:t>
      </w:r>
      <w:r>
        <w:rPr>
          <w:rFonts w:ascii="Times New Roman" w:hAnsi="Times New Roman" w:cs="Times New Roman"/>
        </w:rPr>
        <w:t xml:space="preserve">extinction </w:t>
      </w:r>
      <w:r w:rsidR="00EA5D33">
        <w:rPr>
          <w:rFonts w:ascii="Times New Roman" w:hAnsi="Times New Roman" w:cs="Times New Roman"/>
        </w:rPr>
        <w:t>profiles</w:t>
      </w:r>
      <w:r>
        <w:rPr>
          <w:rFonts w:ascii="Times New Roman" w:hAnsi="Times New Roman" w:cs="Times New Roman"/>
        </w:rPr>
        <w:t xml:space="preserve"> to other microphysical parameters</w:t>
      </w:r>
      <w:r w:rsidR="00F31679" w:rsidRPr="00222E24">
        <w:rPr>
          <w:rFonts w:ascii="Times New Roman" w:hAnsi="Times New Roman" w:cs="Times New Roman"/>
        </w:rPr>
        <w:t xml:space="preserve"> </w:t>
      </w:r>
      <w:r w:rsidR="00C4131E" w:rsidRPr="00222E24">
        <w:rPr>
          <w:rFonts w:ascii="Times New Roman" w:hAnsi="Times New Roman" w:cs="Times New Roman"/>
        </w:rPr>
        <w:t>(</w:t>
      </w:r>
      <w:r w:rsidR="00F31679" w:rsidRPr="00222E24">
        <w:rPr>
          <w:rFonts w:ascii="Times New Roman" w:hAnsi="Times New Roman" w:cs="Times New Roman"/>
        </w:rPr>
        <w:t>Russell</w:t>
      </w:r>
      <w:r w:rsidR="00C4131E" w:rsidRPr="00222E24">
        <w:rPr>
          <w:rFonts w:ascii="Times New Roman" w:hAnsi="Times New Roman" w:cs="Times New Roman"/>
        </w:rPr>
        <w:t xml:space="preserve"> and McCormick, 1989</w:t>
      </w:r>
      <w:r>
        <w:rPr>
          <w:rFonts w:ascii="Times New Roman" w:hAnsi="Times New Roman" w:cs="Times New Roman"/>
        </w:rPr>
        <w:t>; Deshler et al</w:t>
      </w:r>
      <w:ins w:id="44" w:author="Elash, Brenden" w:date="2015-09-09T10:50:00Z">
        <w:r w:rsidR="00870FFF">
          <w:rPr>
            <w:rFonts w:ascii="Times New Roman" w:hAnsi="Times New Roman" w:cs="Times New Roman"/>
          </w:rPr>
          <w:t>.,</w:t>
        </w:r>
      </w:ins>
      <w:r>
        <w:rPr>
          <w:rFonts w:ascii="Times New Roman" w:hAnsi="Times New Roman" w:cs="Times New Roman"/>
        </w:rPr>
        <w:t xml:space="preserve"> 2015</w:t>
      </w:r>
      <w:r w:rsidR="00C4131E" w:rsidRPr="00222E24">
        <w:rPr>
          <w:rFonts w:ascii="Times New Roman" w:hAnsi="Times New Roman" w:cs="Times New Roman"/>
        </w:rPr>
        <w:t>)</w:t>
      </w:r>
      <w:r w:rsidR="00F31679" w:rsidRPr="00222E24">
        <w:rPr>
          <w:rFonts w:ascii="Times New Roman" w:hAnsi="Times New Roman" w:cs="Times New Roman"/>
        </w:rPr>
        <w:t xml:space="preserve">. </w:t>
      </w:r>
      <w:r w:rsidR="00EA5D33">
        <w:rPr>
          <w:rFonts w:ascii="Times New Roman" w:hAnsi="Times New Roman" w:cs="Times New Roman"/>
        </w:rPr>
        <w:t>However, s</w:t>
      </w:r>
      <w:r w:rsidR="00A47035" w:rsidRPr="00A47035">
        <w:rPr>
          <w:rFonts w:ascii="Times New Roman" w:hAnsi="Times New Roman" w:cs="Times New Roman"/>
        </w:rPr>
        <w:t xml:space="preserve">olar occultation </w:t>
      </w:r>
      <w:r>
        <w:rPr>
          <w:rFonts w:ascii="Times New Roman" w:hAnsi="Times New Roman" w:cs="Times New Roman"/>
        </w:rPr>
        <w:t xml:space="preserve">is generally </w:t>
      </w:r>
      <w:r w:rsidR="00CD3C8A">
        <w:rPr>
          <w:rFonts w:ascii="Times New Roman" w:hAnsi="Times New Roman" w:cs="Times New Roman"/>
        </w:rPr>
        <w:t xml:space="preserve">a </w:t>
      </w:r>
      <w:r>
        <w:rPr>
          <w:rFonts w:ascii="Times New Roman" w:hAnsi="Times New Roman" w:cs="Times New Roman"/>
        </w:rPr>
        <w:t xml:space="preserve">robust and stable </w:t>
      </w:r>
      <w:r w:rsidR="00CD3C8A">
        <w:rPr>
          <w:rFonts w:ascii="Times New Roman" w:hAnsi="Times New Roman" w:cs="Times New Roman"/>
        </w:rPr>
        <w:t xml:space="preserve">technique </w:t>
      </w:r>
      <w:r>
        <w:rPr>
          <w:rFonts w:ascii="Times New Roman" w:hAnsi="Times New Roman" w:cs="Times New Roman"/>
        </w:rPr>
        <w:t xml:space="preserve">as it </w:t>
      </w:r>
      <w:r w:rsidR="00F31679" w:rsidRPr="00222E24">
        <w:rPr>
          <w:rFonts w:ascii="Times New Roman" w:hAnsi="Times New Roman" w:cs="Times New Roman"/>
        </w:rPr>
        <w:t xml:space="preserve">directly measures </w:t>
      </w:r>
      <w:r>
        <w:rPr>
          <w:rFonts w:ascii="Times New Roman" w:hAnsi="Times New Roman" w:cs="Times New Roman"/>
        </w:rPr>
        <w:t xml:space="preserve">atmospheric </w:t>
      </w:r>
      <w:r w:rsidR="00F31679" w:rsidRPr="00222E24">
        <w:rPr>
          <w:rFonts w:ascii="Times New Roman" w:hAnsi="Times New Roman" w:cs="Times New Roman"/>
        </w:rPr>
        <w:t>optical depth</w:t>
      </w:r>
      <w:r w:rsidR="00AA6CE1">
        <w:rPr>
          <w:rFonts w:ascii="Times New Roman" w:hAnsi="Times New Roman" w:cs="Times New Roman"/>
        </w:rPr>
        <w:t xml:space="preserve">, </w:t>
      </w:r>
      <w:r w:rsidR="00EA5D33">
        <w:rPr>
          <w:rFonts w:ascii="Times New Roman" w:hAnsi="Times New Roman" w:cs="Times New Roman"/>
        </w:rPr>
        <w:t>along with</w:t>
      </w:r>
      <w:r w:rsidR="00AA6CE1">
        <w:rPr>
          <w:rFonts w:ascii="Times New Roman" w:hAnsi="Times New Roman" w:cs="Times New Roman"/>
        </w:rPr>
        <w:t xml:space="preserve"> the exo-atmospheric solar spectrum with each </w:t>
      </w:r>
      <w:r w:rsidR="00EA5D33">
        <w:rPr>
          <w:rFonts w:ascii="Times New Roman" w:hAnsi="Times New Roman" w:cs="Times New Roman"/>
        </w:rPr>
        <w:t>scan</w:t>
      </w:r>
      <w:r w:rsidR="00AA6CE1">
        <w:rPr>
          <w:rFonts w:ascii="Times New Roman" w:hAnsi="Times New Roman" w:cs="Times New Roman"/>
        </w:rPr>
        <w:t>,</w:t>
      </w:r>
      <w:r w:rsidR="00F31679" w:rsidRPr="00222E24">
        <w:rPr>
          <w:rFonts w:ascii="Times New Roman" w:hAnsi="Times New Roman" w:cs="Times New Roman"/>
        </w:rPr>
        <w:t xml:space="preserve"> allowing for </w:t>
      </w:r>
      <w:r>
        <w:rPr>
          <w:rFonts w:ascii="Times New Roman" w:hAnsi="Times New Roman" w:cs="Times New Roman"/>
        </w:rPr>
        <w:t>straight forward</w:t>
      </w:r>
      <w:r w:rsidRPr="00222E24">
        <w:rPr>
          <w:rFonts w:ascii="Times New Roman" w:hAnsi="Times New Roman" w:cs="Times New Roman"/>
        </w:rPr>
        <w:t xml:space="preserve"> </w:t>
      </w:r>
      <w:r>
        <w:rPr>
          <w:rFonts w:ascii="Times New Roman" w:hAnsi="Times New Roman" w:cs="Times New Roman"/>
        </w:rPr>
        <w:t>retrieval of aerosol</w:t>
      </w:r>
      <w:r w:rsidR="00F31679" w:rsidRPr="00222E24">
        <w:rPr>
          <w:rFonts w:ascii="Times New Roman" w:hAnsi="Times New Roman" w:cs="Times New Roman"/>
        </w:rPr>
        <w:t xml:space="preserve"> extinction </w:t>
      </w:r>
      <w:r w:rsidR="00AA6CE1">
        <w:rPr>
          <w:rFonts w:ascii="Times New Roman" w:hAnsi="Times New Roman" w:cs="Times New Roman"/>
        </w:rPr>
        <w:t xml:space="preserve">coefficient (Damadeo et al, </w:t>
      </w:r>
      <w:del w:id="45" w:author="Elash, Brenden" w:date="2015-09-09T14:07:00Z">
        <w:r w:rsidR="00AA6CE1" w:rsidDel="00063714">
          <w:rPr>
            <w:rFonts w:ascii="Times New Roman" w:hAnsi="Times New Roman" w:cs="Times New Roman"/>
          </w:rPr>
          <w:delText>2014</w:delText>
        </w:r>
      </w:del>
      <w:ins w:id="46" w:author="Elash, Brenden" w:date="2015-09-09T14:07:00Z">
        <w:r w:rsidR="00063714">
          <w:rPr>
            <w:rFonts w:ascii="Times New Roman" w:hAnsi="Times New Roman" w:cs="Times New Roman"/>
          </w:rPr>
          <w:t>2013</w:t>
        </w:r>
      </w:ins>
      <w:r w:rsidR="00AA6CE1">
        <w:rPr>
          <w:rFonts w:ascii="Times New Roman" w:hAnsi="Times New Roman" w:cs="Times New Roman"/>
        </w:rPr>
        <w:t>)</w:t>
      </w:r>
      <w:r>
        <w:rPr>
          <w:rFonts w:ascii="Times New Roman" w:hAnsi="Times New Roman" w:cs="Times New Roman"/>
        </w:rPr>
        <w:t>.</w:t>
      </w:r>
      <w:r w:rsidR="00F31679" w:rsidRPr="00222E24">
        <w:rPr>
          <w:rFonts w:ascii="Times New Roman" w:hAnsi="Times New Roman" w:cs="Times New Roman"/>
        </w:rPr>
        <w:t xml:space="preserve"> </w:t>
      </w:r>
      <w:r w:rsidR="001A58E7">
        <w:rPr>
          <w:rFonts w:ascii="Times New Roman" w:hAnsi="Times New Roman" w:cs="Times New Roman"/>
        </w:rPr>
        <w:t xml:space="preserve"> Although the currently operational MAESTRO and ACE-Imager instruments on </w:t>
      </w:r>
      <w:r w:rsidR="001A58E7" w:rsidRPr="00814832">
        <w:rPr>
          <w:rFonts w:ascii="Times New Roman" w:hAnsi="Times New Roman" w:cs="Times New Roman"/>
        </w:rPr>
        <w:t xml:space="preserve">SciSat </w:t>
      </w:r>
      <w:r w:rsidR="001A58E7" w:rsidRPr="00814832">
        <w:rPr>
          <w:rFonts w:ascii="Times New Roman" w:hAnsi="Times New Roman" w:cs="Times New Roman"/>
          <w:rPrChange w:id="47" w:author="Elash, Brenden" w:date="2015-09-09T11:03:00Z">
            <w:rPr>
              <w:rFonts w:ascii="Times New Roman" w:hAnsi="Times New Roman" w:cs="Times New Roman"/>
              <w:color w:val="FF0000"/>
            </w:rPr>
          </w:rPrChange>
        </w:rPr>
        <w:t>(</w:t>
      </w:r>
      <w:del w:id="48" w:author="Elash, Brenden" w:date="2015-09-09T10:49:00Z">
        <w:r w:rsidR="001A58E7" w:rsidRPr="00814832" w:rsidDel="00870FFF">
          <w:rPr>
            <w:rFonts w:ascii="Times New Roman" w:hAnsi="Times New Roman" w:cs="Times New Roman"/>
            <w:rPrChange w:id="49" w:author="Elash, Brenden" w:date="2015-09-09T11:03:00Z">
              <w:rPr>
                <w:rFonts w:ascii="Times New Roman" w:hAnsi="Times New Roman" w:cs="Times New Roman"/>
                <w:color w:val="FF0000"/>
              </w:rPr>
            </w:rPrChange>
          </w:rPr>
          <w:delText>refs</w:delText>
        </w:r>
      </w:del>
      <w:ins w:id="50" w:author="Elash, Brenden" w:date="2015-09-09T10:49:00Z">
        <w:r w:rsidR="00870FFF" w:rsidRPr="00814832">
          <w:rPr>
            <w:rFonts w:ascii="Times New Roman" w:hAnsi="Times New Roman" w:cs="Times New Roman"/>
            <w:rPrChange w:id="51" w:author="Elash, Brenden" w:date="2015-09-09T11:03:00Z">
              <w:rPr>
                <w:rFonts w:ascii="Times New Roman" w:hAnsi="Times New Roman" w:cs="Times New Roman"/>
                <w:color w:val="FF0000"/>
              </w:rPr>
            </w:rPrChange>
          </w:rPr>
          <w:t xml:space="preserve">McElroy et al., </w:t>
        </w:r>
      </w:ins>
      <w:ins w:id="52" w:author="Elash, Brenden" w:date="2015-09-09T10:50:00Z">
        <w:r w:rsidR="00870FFF" w:rsidRPr="00814832">
          <w:rPr>
            <w:rFonts w:ascii="Times New Roman" w:hAnsi="Times New Roman" w:cs="Times New Roman"/>
            <w:rPrChange w:id="53" w:author="Elash, Brenden" w:date="2015-09-09T11:03:00Z">
              <w:rPr>
                <w:rFonts w:ascii="Times New Roman" w:hAnsi="Times New Roman" w:cs="Times New Roman"/>
                <w:color w:val="FF0000"/>
              </w:rPr>
            </w:rPrChange>
          </w:rPr>
          <w:t>2007</w:t>
        </w:r>
      </w:ins>
      <w:ins w:id="54" w:author="Elash, Brenden" w:date="2015-09-09T11:04:00Z">
        <w:r w:rsidR="00C965C0">
          <w:rPr>
            <w:rFonts w:ascii="Times New Roman" w:hAnsi="Times New Roman" w:cs="Times New Roman"/>
          </w:rPr>
          <w:t>; Gilbert et al., 2007</w:t>
        </w:r>
      </w:ins>
      <w:r w:rsidR="001A58E7" w:rsidRPr="00814832">
        <w:rPr>
          <w:rFonts w:ascii="Times New Roman" w:hAnsi="Times New Roman" w:cs="Times New Roman"/>
          <w:rPrChange w:id="55" w:author="Elash, Brenden" w:date="2015-09-09T11:03:00Z">
            <w:rPr>
              <w:rFonts w:ascii="Times New Roman" w:hAnsi="Times New Roman" w:cs="Times New Roman"/>
              <w:color w:val="FF0000"/>
            </w:rPr>
          </w:rPrChange>
        </w:rPr>
        <w:t>)</w:t>
      </w:r>
      <w:r w:rsidR="001A58E7" w:rsidRPr="00814832">
        <w:rPr>
          <w:rFonts w:ascii="Times New Roman" w:hAnsi="Times New Roman" w:cs="Times New Roman"/>
        </w:rPr>
        <w:t xml:space="preserve"> </w:t>
      </w:r>
      <w:r w:rsidR="001A58E7">
        <w:rPr>
          <w:rFonts w:ascii="Times New Roman" w:hAnsi="Times New Roman" w:cs="Times New Roman"/>
        </w:rPr>
        <w:t xml:space="preserve">have had some success producing stratospheric aerosol extinction products </w:t>
      </w:r>
      <w:r w:rsidR="001A58E7" w:rsidRPr="00C965C0">
        <w:rPr>
          <w:rFonts w:ascii="Times New Roman" w:hAnsi="Times New Roman" w:cs="Times New Roman"/>
          <w:rPrChange w:id="56" w:author="Elash, Brenden" w:date="2015-09-09T11:05:00Z">
            <w:rPr>
              <w:rFonts w:ascii="Times New Roman" w:hAnsi="Times New Roman" w:cs="Times New Roman"/>
              <w:color w:val="FF0000"/>
            </w:rPr>
          </w:rPrChange>
        </w:rPr>
        <w:t>(</w:t>
      </w:r>
      <w:ins w:id="57" w:author="Elash, Brenden" w:date="2015-09-09T11:12:00Z">
        <w:r w:rsidR="00C965C0" w:rsidRPr="00C965C0">
          <w:rPr>
            <w:rFonts w:ascii="Times New Roman" w:hAnsi="Times New Roman" w:cs="Times New Roman"/>
          </w:rPr>
          <w:t>Vanhellemont</w:t>
        </w:r>
        <w:r w:rsidR="00C965C0">
          <w:rPr>
            <w:rFonts w:ascii="Times New Roman" w:hAnsi="Times New Roman" w:cs="Times New Roman"/>
          </w:rPr>
          <w:t xml:space="preserve"> et al., 2008</w:t>
        </w:r>
      </w:ins>
      <w:ins w:id="58" w:author="Elash, Brenden" w:date="2015-09-09T11:18:00Z">
        <w:r w:rsidR="004F1E0A">
          <w:rPr>
            <w:rFonts w:ascii="Times New Roman" w:hAnsi="Times New Roman" w:cs="Times New Roman"/>
          </w:rPr>
          <w:t xml:space="preserve">; </w:t>
        </w:r>
        <w:r w:rsidR="004F1E0A" w:rsidRPr="00C965C0">
          <w:rPr>
            <w:rFonts w:ascii="Times New Roman" w:hAnsi="Times New Roman" w:cs="Times New Roman"/>
          </w:rPr>
          <w:t>Sioris</w:t>
        </w:r>
        <w:r w:rsidR="004F1E0A" w:rsidRPr="004F1E0A" w:rsidDel="00C965C0">
          <w:rPr>
            <w:rFonts w:ascii="Times New Roman" w:hAnsi="Times New Roman" w:cs="Times New Roman"/>
          </w:rPr>
          <w:t xml:space="preserve"> </w:t>
        </w:r>
        <w:r w:rsidR="004F1E0A">
          <w:rPr>
            <w:rFonts w:ascii="Times New Roman" w:hAnsi="Times New Roman" w:cs="Times New Roman"/>
          </w:rPr>
          <w:t>et al., 2010</w:t>
        </w:r>
      </w:ins>
      <w:del w:id="59" w:author="Elash, Brenden" w:date="2015-09-09T11:12:00Z">
        <w:r w:rsidR="001A58E7" w:rsidRPr="00C965C0" w:rsidDel="00C965C0">
          <w:rPr>
            <w:rFonts w:ascii="Times New Roman" w:hAnsi="Times New Roman" w:cs="Times New Roman"/>
            <w:rPrChange w:id="60" w:author="Elash, Brenden" w:date="2015-09-09T11:05:00Z">
              <w:rPr>
                <w:rFonts w:ascii="Times New Roman" w:hAnsi="Times New Roman" w:cs="Times New Roman"/>
                <w:color w:val="FF0000"/>
              </w:rPr>
            </w:rPrChange>
          </w:rPr>
          <w:delText>refs</w:delText>
        </w:r>
      </w:del>
      <w:r w:rsidR="001A58E7" w:rsidRPr="00C965C0">
        <w:rPr>
          <w:rFonts w:ascii="Times New Roman" w:hAnsi="Times New Roman" w:cs="Times New Roman"/>
          <w:rPrChange w:id="61" w:author="Elash, Brenden" w:date="2015-09-09T11:05:00Z">
            <w:rPr>
              <w:rFonts w:ascii="Times New Roman" w:hAnsi="Times New Roman" w:cs="Times New Roman"/>
              <w:color w:val="FF0000"/>
            </w:rPr>
          </w:rPrChange>
        </w:rPr>
        <w:t>),</w:t>
      </w:r>
      <w:r w:rsidR="001A58E7" w:rsidRPr="00FC2643">
        <w:rPr>
          <w:rFonts w:ascii="Times New Roman" w:hAnsi="Times New Roman" w:cs="Times New Roman"/>
          <w:color w:val="FF0000"/>
        </w:rPr>
        <w:t xml:space="preserve"> </w:t>
      </w:r>
      <w:r w:rsidR="001A58E7">
        <w:rPr>
          <w:rFonts w:ascii="Times New Roman" w:hAnsi="Times New Roman" w:cs="Times New Roman"/>
        </w:rPr>
        <w:t xml:space="preserve">the era of solar occultation measurements essentially came to an end with SAGE III in 2006.  However, a manifestation of SAGE III is planned for deployment on the International Space Station in 2016 </w:t>
      </w:r>
      <w:r w:rsidR="001A58E7" w:rsidRPr="00C965C0">
        <w:rPr>
          <w:rFonts w:ascii="Times New Roman" w:hAnsi="Times New Roman" w:cs="Times New Roman"/>
          <w:rPrChange w:id="62" w:author="Elash, Brenden" w:date="2015-09-09T11:05:00Z">
            <w:rPr>
              <w:rFonts w:ascii="Times New Roman" w:hAnsi="Times New Roman" w:cs="Times New Roman"/>
              <w:color w:val="FF0000"/>
            </w:rPr>
          </w:rPrChange>
        </w:rPr>
        <w:t>(</w:t>
      </w:r>
      <w:ins w:id="63" w:author="Elash, Brenden" w:date="2015-09-09T11:31:00Z">
        <w:r w:rsidR="00DA7754" w:rsidRPr="00647991">
          <w:rPr>
            <w:rFonts w:ascii="Times New Roman" w:hAnsi="Times New Roman" w:cs="Times New Roman"/>
          </w:rPr>
          <w:t>Cisewski</w:t>
        </w:r>
        <w:r w:rsidR="00DA7754">
          <w:rPr>
            <w:rFonts w:ascii="Times New Roman" w:hAnsi="Times New Roman" w:cs="Times New Roman"/>
          </w:rPr>
          <w:t xml:space="preserve"> et al., </w:t>
        </w:r>
      </w:ins>
      <w:ins w:id="64" w:author="Elash, Brenden" w:date="2015-09-09T11:32:00Z">
        <w:r w:rsidR="00DA7754">
          <w:rPr>
            <w:rFonts w:ascii="Times New Roman" w:hAnsi="Times New Roman" w:cs="Times New Roman"/>
          </w:rPr>
          <w:t>2014</w:t>
        </w:r>
      </w:ins>
      <w:del w:id="65" w:author="Elash, Brenden" w:date="2015-09-09T11:31:00Z">
        <w:r w:rsidR="001A58E7" w:rsidRPr="00C965C0" w:rsidDel="00DA7754">
          <w:rPr>
            <w:rFonts w:ascii="Times New Roman" w:hAnsi="Times New Roman" w:cs="Times New Roman"/>
            <w:rPrChange w:id="66" w:author="Elash, Brenden" w:date="2015-09-09T11:05:00Z">
              <w:rPr>
                <w:rFonts w:ascii="Times New Roman" w:hAnsi="Times New Roman" w:cs="Times New Roman"/>
                <w:color w:val="FF0000"/>
              </w:rPr>
            </w:rPrChange>
          </w:rPr>
          <w:delText>ref</w:delText>
        </w:r>
      </w:del>
      <w:r w:rsidR="001A58E7" w:rsidRPr="00C965C0">
        <w:rPr>
          <w:rFonts w:ascii="Times New Roman" w:hAnsi="Times New Roman" w:cs="Times New Roman"/>
          <w:rPrChange w:id="67" w:author="Elash, Brenden" w:date="2015-09-09T11:05:00Z">
            <w:rPr>
              <w:rFonts w:ascii="Times New Roman" w:hAnsi="Times New Roman" w:cs="Times New Roman"/>
              <w:color w:val="FF0000"/>
            </w:rPr>
          </w:rPrChange>
        </w:rPr>
        <w:t>)</w:t>
      </w:r>
      <w:r w:rsidR="0007248D" w:rsidRPr="00C965C0">
        <w:rPr>
          <w:rFonts w:ascii="Times New Roman" w:hAnsi="Times New Roman" w:cs="Times New Roman"/>
          <w:rPrChange w:id="68" w:author="Elash, Brenden" w:date="2015-09-09T11:05:00Z">
            <w:rPr>
              <w:rFonts w:ascii="Times New Roman" w:hAnsi="Times New Roman" w:cs="Times New Roman"/>
              <w:color w:val="FF0000"/>
            </w:rPr>
          </w:rPrChange>
        </w:rPr>
        <w:t>.</w:t>
      </w:r>
      <w:r w:rsidR="001A58E7" w:rsidRPr="00C965C0">
        <w:rPr>
          <w:rFonts w:ascii="Times New Roman" w:hAnsi="Times New Roman" w:cs="Times New Roman"/>
          <w:rPrChange w:id="69" w:author="Elash, Brenden" w:date="2015-09-09T11:05:00Z">
            <w:rPr>
              <w:rFonts w:ascii="Times New Roman" w:hAnsi="Times New Roman" w:cs="Times New Roman"/>
              <w:color w:val="FF0000"/>
            </w:rPr>
          </w:rPrChange>
        </w:rPr>
        <w:t xml:space="preserve"> </w:t>
      </w:r>
    </w:p>
    <w:p w14:paraId="7B08E7C7" w14:textId="42E5B661" w:rsidR="00ED5CA0" w:rsidRDefault="00AA6CE1" w:rsidP="0042202F">
      <w:pPr>
        <w:spacing w:line="360" w:lineRule="auto"/>
        <w:ind w:firstLine="720"/>
        <w:jc w:val="both"/>
        <w:rPr>
          <w:rFonts w:ascii="Times New Roman" w:hAnsi="Times New Roman" w:cs="Times New Roman"/>
        </w:rPr>
      </w:pPr>
      <w:r>
        <w:rPr>
          <w:rFonts w:ascii="Times New Roman" w:hAnsi="Times New Roman" w:cs="Times New Roman"/>
        </w:rPr>
        <w:t xml:space="preserve">More recently, limb scattered sunlight measurements have been used for stratospheric aerosol retrievals. </w:t>
      </w:r>
      <w:r w:rsidRPr="00222E24">
        <w:rPr>
          <w:rFonts w:ascii="Times New Roman" w:hAnsi="Times New Roman" w:cs="Times New Roman"/>
        </w:rPr>
        <w:t xml:space="preserve">Although this </w:t>
      </w:r>
      <w:r>
        <w:rPr>
          <w:rFonts w:ascii="Times New Roman" w:hAnsi="Times New Roman" w:cs="Times New Roman"/>
        </w:rPr>
        <w:t>technique</w:t>
      </w:r>
      <w:r w:rsidRPr="00222E24">
        <w:rPr>
          <w:rFonts w:ascii="Times New Roman" w:hAnsi="Times New Roman" w:cs="Times New Roman"/>
        </w:rPr>
        <w:t xml:space="preserve"> has the advantage of being able to </w:t>
      </w:r>
      <w:r>
        <w:rPr>
          <w:rFonts w:ascii="Times New Roman" w:hAnsi="Times New Roman" w:cs="Times New Roman"/>
        </w:rPr>
        <w:t>sample</w:t>
      </w:r>
      <w:r w:rsidRPr="00222E24">
        <w:rPr>
          <w:rFonts w:ascii="Times New Roman" w:hAnsi="Times New Roman" w:cs="Times New Roman"/>
        </w:rPr>
        <w:t xml:space="preserve"> the atmosphere throughout </w:t>
      </w:r>
      <w:r>
        <w:rPr>
          <w:rFonts w:ascii="Times New Roman" w:hAnsi="Times New Roman" w:cs="Times New Roman"/>
        </w:rPr>
        <w:t>the sunlit hemisphere</w:t>
      </w:r>
      <w:r w:rsidRPr="00222E24">
        <w:rPr>
          <w:rFonts w:ascii="Times New Roman" w:hAnsi="Times New Roman" w:cs="Times New Roman"/>
        </w:rPr>
        <w:t xml:space="preserve">, </w:t>
      </w:r>
      <w:r>
        <w:rPr>
          <w:rFonts w:ascii="Times New Roman" w:hAnsi="Times New Roman" w:cs="Times New Roman"/>
        </w:rPr>
        <w:t>it</w:t>
      </w:r>
      <w:r w:rsidRPr="00222E24">
        <w:rPr>
          <w:rFonts w:ascii="Times New Roman" w:hAnsi="Times New Roman" w:cs="Times New Roman"/>
        </w:rPr>
        <w:t xml:space="preserve"> requires the use of a </w:t>
      </w:r>
      <w:r>
        <w:rPr>
          <w:rFonts w:ascii="Times New Roman" w:hAnsi="Times New Roman" w:cs="Times New Roman"/>
        </w:rPr>
        <w:t xml:space="preserve">complex </w:t>
      </w:r>
      <w:r w:rsidRPr="00222E24">
        <w:rPr>
          <w:rFonts w:ascii="Times New Roman" w:hAnsi="Times New Roman" w:cs="Times New Roman"/>
        </w:rPr>
        <w:t xml:space="preserve">forward model </w:t>
      </w:r>
      <w:r>
        <w:rPr>
          <w:rFonts w:ascii="Times New Roman" w:hAnsi="Times New Roman" w:cs="Times New Roman"/>
        </w:rPr>
        <w:t xml:space="preserve">of multiple scattering </w:t>
      </w:r>
      <w:r w:rsidR="00141016">
        <w:rPr>
          <w:rFonts w:ascii="Times New Roman" w:hAnsi="Times New Roman" w:cs="Times New Roman"/>
        </w:rPr>
        <w:t xml:space="preserve">processes </w:t>
      </w:r>
      <w:r>
        <w:rPr>
          <w:rFonts w:ascii="Times New Roman" w:hAnsi="Times New Roman" w:cs="Times New Roman"/>
        </w:rPr>
        <w:t xml:space="preserve">along with at least some </w:t>
      </w:r>
      <w:r w:rsidRPr="00FC2643">
        <w:rPr>
          <w:rFonts w:ascii="Times New Roman" w:hAnsi="Times New Roman" w:cs="Times New Roman"/>
          <w:i/>
        </w:rPr>
        <w:t>a priori</w:t>
      </w:r>
      <w:r>
        <w:rPr>
          <w:rFonts w:ascii="Times New Roman" w:hAnsi="Times New Roman" w:cs="Times New Roman"/>
        </w:rPr>
        <w:t xml:space="preserve"> knowledge of the aerosol scattering cross section </w:t>
      </w:r>
      <w:r w:rsidR="00ED5CA0">
        <w:rPr>
          <w:rFonts w:ascii="Times New Roman" w:hAnsi="Times New Roman" w:cs="Times New Roman"/>
        </w:rPr>
        <w:t xml:space="preserve">in order </w:t>
      </w:r>
      <w:r w:rsidRPr="00222E24">
        <w:rPr>
          <w:rFonts w:ascii="Times New Roman" w:hAnsi="Times New Roman" w:cs="Times New Roman"/>
        </w:rPr>
        <w:t>to</w:t>
      </w:r>
      <w:r w:rsidR="00141016">
        <w:rPr>
          <w:rFonts w:ascii="Times New Roman" w:hAnsi="Times New Roman" w:cs="Times New Roman"/>
        </w:rPr>
        <w:t xml:space="preserve"> retrieve</w:t>
      </w:r>
      <w:r w:rsidR="00ED5CA0">
        <w:rPr>
          <w:rFonts w:ascii="Times New Roman" w:hAnsi="Times New Roman" w:cs="Times New Roman"/>
        </w:rPr>
        <w:t xml:space="preserve"> the</w:t>
      </w:r>
      <w:r w:rsidR="00141016">
        <w:rPr>
          <w:rFonts w:ascii="Times New Roman" w:hAnsi="Times New Roman" w:cs="Times New Roman"/>
        </w:rPr>
        <w:t xml:space="preserve"> </w:t>
      </w:r>
      <w:r w:rsidR="00ED5CA0">
        <w:rPr>
          <w:rFonts w:ascii="Times New Roman" w:hAnsi="Times New Roman" w:cs="Times New Roman"/>
        </w:rPr>
        <w:t>extinction coefficient profile</w:t>
      </w:r>
      <w:r w:rsidRPr="00222E24">
        <w:rPr>
          <w:rFonts w:ascii="Times New Roman" w:hAnsi="Times New Roman" w:cs="Times New Roman"/>
        </w:rPr>
        <w:t xml:space="preserve">. </w:t>
      </w:r>
      <w:r w:rsidR="00141016">
        <w:rPr>
          <w:rFonts w:ascii="Times New Roman" w:hAnsi="Times New Roman" w:cs="Times New Roman"/>
        </w:rPr>
        <w:t xml:space="preserve"> </w:t>
      </w:r>
      <w:r w:rsidRPr="00222E24">
        <w:rPr>
          <w:rFonts w:ascii="Times New Roman" w:hAnsi="Times New Roman" w:cs="Times New Roman"/>
        </w:rPr>
        <w:t>The Optical Spectrograph and InfraRed Imaging System (OSIRIS</w:t>
      </w:r>
      <w:r>
        <w:rPr>
          <w:rFonts w:ascii="Times New Roman" w:hAnsi="Times New Roman" w:cs="Times New Roman"/>
        </w:rPr>
        <w:t>)</w:t>
      </w:r>
      <w:r w:rsidRPr="00222E24">
        <w:rPr>
          <w:rFonts w:ascii="Times New Roman" w:hAnsi="Times New Roman" w:cs="Times New Roman"/>
        </w:rPr>
        <w:t xml:space="preserve"> </w:t>
      </w:r>
      <w:r w:rsidR="00141016">
        <w:rPr>
          <w:rFonts w:ascii="Times New Roman" w:hAnsi="Times New Roman" w:cs="Times New Roman"/>
        </w:rPr>
        <w:t xml:space="preserve">instrument </w:t>
      </w:r>
      <w:r w:rsidRPr="00222E24">
        <w:rPr>
          <w:rFonts w:ascii="Times New Roman" w:hAnsi="Times New Roman" w:cs="Times New Roman"/>
        </w:rPr>
        <w:t>(Llewellyn et al., 2004)</w:t>
      </w:r>
      <w:r w:rsidR="00141016">
        <w:rPr>
          <w:rFonts w:ascii="Times New Roman" w:hAnsi="Times New Roman" w:cs="Times New Roman"/>
        </w:rPr>
        <w:t xml:space="preserve">, </w:t>
      </w:r>
      <w:r w:rsidR="00ED5CA0">
        <w:rPr>
          <w:rFonts w:ascii="Times New Roman" w:hAnsi="Times New Roman" w:cs="Times New Roman"/>
        </w:rPr>
        <w:t xml:space="preserve">which was </w:t>
      </w:r>
      <w:r w:rsidR="00141016">
        <w:rPr>
          <w:rFonts w:ascii="Times New Roman" w:hAnsi="Times New Roman" w:cs="Times New Roman"/>
        </w:rPr>
        <w:t xml:space="preserve">launched in 2001 and </w:t>
      </w:r>
      <w:r w:rsidR="00ED5CA0">
        <w:rPr>
          <w:rFonts w:ascii="Times New Roman" w:hAnsi="Times New Roman" w:cs="Times New Roman"/>
        </w:rPr>
        <w:t xml:space="preserve">is </w:t>
      </w:r>
      <w:r w:rsidR="00141016">
        <w:rPr>
          <w:rFonts w:ascii="Times New Roman" w:hAnsi="Times New Roman" w:cs="Times New Roman"/>
        </w:rPr>
        <w:t xml:space="preserve">presently still operational, was the first limb scatter instrument to retrieve stratospheric aerosol extinction (Bourassa et al., 2007).  The current OSIRIS version 5 data product, which </w:t>
      </w:r>
      <w:r w:rsidR="00ED5CA0">
        <w:rPr>
          <w:rFonts w:ascii="Times New Roman" w:hAnsi="Times New Roman" w:cs="Times New Roman"/>
        </w:rPr>
        <w:t>provides</w:t>
      </w:r>
      <w:r w:rsidR="00141016">
        <w:rPr>
          <w:rFonts w:ascii="Times New Roman" w:hAnsi="Times New Roman" w:cs="Times New Roman"/>
        </w:rPr>
        <w:t xml:space="preserve"> 750 nm extinction profiles at approximately 2 km vertical </w:t>
      </w:r>
      <w:r w:rsidR="00141016">
        <w:rPr>
          <w:rFonts w:ascii="Times New Roman" w:hAnsi="Times New Roman" w:cs="Times New Roman"/>
        </w:rPr>
        <w:lastRenderedPageBreak/>
        <w:t>resolution, has been shown to agree relatively well with SAGE II and SAGE III occultation measurements (Bourassa et al., 2012</w:t>
      </w:r>
      <w:ins w:id="70" w:author="Elash, Brenden" w:date="2015-09-14T13:24:00Z">
        <w:r w:rsidR="00F52339">
          <w:rPr>
            <w:rFonts w:ascii="Times New Roman" w:hAnsi="Times New Roman" w:cs="Times New Roman"/>
          </w:rPr>
          <w:t>b</w:t>
        </w:r>
      </w:ins>
      <w:r w:rsidR="00141016">
        <w:rPr>
          <w:rFonts w:ascii="Times New Roman" w:hAnsi="Times New Roman" w:cs="Times New Roman"/>
        </w:rPr>
        <w:t>; Rieger et al., 2015).</w:t>
      </w:r>
      <w:r w:rsidRPr="00222E24">
        <w:rPr>
          <w:rFonts w:ascii="Times New Roman" w:hAnsi="Times New Roman" w:cs="Times New Roman"/>
        </w:rPr>
        <w:t xml:space="preserve"> </w:t>
      </w:r>
      <w:r w:rsidR="00141016">
        <w:rPr>
          <w:rFonts w:ascii="Times New Roman" w:hAnsi="Times New Roman" w:cs="Times New Roman"/>
        </w:rPr>
        <w:t xml:space="preserve"> The </w:t>
      </w:r>
      <w:r w:rsidRPr="00222E24">
        <w:rPr>
          <w:rFonts w:ascii="Times New Roman" w:hAnsi="Times New Roman" w:cs="Times New Roman"/>
        </w:rPr>
        <w:t>SC</w:t>
      </w:r>
      <w:r>
        <w:rPr>
          <w:rFonts w:ascii="Times New Roman" w:hAnsi="Times New Roman" w:cs="Times New Roman"/>
        </w:rPr>
        <w:t>a</w:t>
      </w:r>
      <w:r w:rsidRPr="00222E24">
        <w:rPr>
          <w:rFonts w:ascii="Times New Roman" w:hAnsi="Times New Roman" w:cs="Times New Roman"/>
        </w:rPr>
        <w:t>nning Imaging Absorption spectroMeter for Atmospheric CHartographY</w:t>
      </w:r>
      <w:r w:rsidR="00ED5CA0">
        <w:rPr>
          <w:rFonts w:ascii="Times New Roman" w:hAnsi="Times New Roman" w:cs="Times New Roman"/>
        </w:rPr>
        <w:t xml:space="preserve"> </w:t>
      </w:r>
      <w:r w:rsidRPr="00222E24">
        <w:rPr>
          <w:rFonts w:ascii="Times New Roman" w:hAnsi="Times New Roman" w:cs="Times New Roman"/>
        </w:rPr>
        <w:t xml:space="preserve"> (SCIAMACHY)</w:t>
      </w:r>
      <w:r w:rsidR="00ED5CA0">
        <w:rPr>
          <w:rFonts w:ascii="Times New Roman" w:hAnsi="Times New Roman" w:cs="Times New Roman"/>
        </w:rPr>
        <w:t xml:space="preserve"> instrument</w:t>
      </w:r>
      <w:r w:rsidRPr="00222E24">
        <w:rPr>
          <w:rFonts w:ascii="Times New Roman" w:hAnsi="Times New Roman" w:cs="Times New Roman"/>
        </w:rPr>
        <w:t xml:space="preserve"> </w:t>
      </w:r>
      <w:r>
        <w:rPr>
          <w:rFonts w:ascii="Times New Roman" w:hAnsi="Times New Roman" w:cs="Times New Roman"/>
        </w:rPr>
        <w:t xml:space="preserve"> </w:t>
      </w:r>
      <w:r w:rsidR="00141016">
        <w:rPr>
          <w:rFonts w:ascii="Times New Roman" w:hAnsi="Times New Roman" w:cs="Times New Roman"/>
        </w:rPr>
        <w:t xml:space="preserve">on Envisat </w:t>
      </w:r>
      <w:r w:rsidR="00ED5CA0" w:rsidRPr="00222E24">
        <w:rPr>
          <w:rFonts w:ascii="Times New Roman" w:hAnsi="Times New Roman" w:cs="Times New Roman"/>
        </w:rPr>
        <w:t>(Bovensmann et al., 1999)</w:t>
      </w:r>
      <w:r w:rsidR="00ED5CA0">
        <w:rPr>
          <w:rFonts w:ascii="Times New Roman" w:hAnsi="Times New Roman" w:cs="Times New Roman"/>
        </w:rPr>
        <w:t xml:space="preserve"> </w:t>
      </w:r>
      <w:r w:rsidR="00141016">
        <w:rPr>
          <w:rFonts w:ascii="Times New Roman" w:hAnsi="Times New Roman" w:cs="Times New Roman"/>
        </w:rPr>
        <w:t>uses</w:t>
      </w:r>
      <w:r w:rsidR="00ED5CA0">
        <w:rPr>
          <w:rFonts w:ascii="Times New Roman" w:hAnsi="Times New Roman" w:cs="Times New Roman"/>
        </w:rPr>
        <w:t xml:space="preserve"> a retrieval</w:t>
      </w:r>
      <w:r w:rsidR="00141016">
        <w:rPr>
          <w:rFonts w:ascii="Times New Roman" w:hAnsi="Times New Roman" w:cs="Times New Roman"/>
        </w:rPr>
        <w:t xml:space="preserve"> </w:t>
      </w:r>
      <w:r w:rsidR="00CD3C8A">
        <w:rPr>
          <w:rFonts w:ascii="Times New Roman" w:hAnsi="Times New Roman" w:cs="Times New Roman"/>
        </w:rPr>
        <w:t xml:space="preserve">technique essentially </w:t>
      </w:r>
      <w:r w:rsidR="00141016">
        <w:rPr>
          <w:rFonts w:ascii="Times New Roman" w:hAnsi="Times New Roman" w:cs="Times New Roman"/>
        </w:rPr>
        <w:t xml:space="preserve">similar </w:t>
      </w:r>
      <w:r w:rsidR="00CD3C8A">
        <w:rPr>
          <w:rFonts w:ascii="Times New Roman" w:hAnsi="Times New Roman" w:cs="Times New Roman"/>
        </w:rPr>
        <w:t>to</w:t>
      </w:r>
      <w:r w:rsidR="00141016">
        <w:rPr>
          <w:rFonts w:ascii="Times New Roman" w:hAnsi="Times New Roman" w:cs="Times New Roman"/>
        </w:rPr>
        <w:t xml:space="preserve"> OSIRIS to retrieve aerosol profiles at 750 nm with approximately 3</w:t>
      </w:r>
      <w:del w:id="71" w:author="Elash, Brenden" w:date="2015-09-10T11:16:00Z">
        <w:r w:rsidR="00141016" w:rsidDel="00767A28">
          <w:rPr>
            <w:rFonts w:ascii="Times New Roman" w:hAnsi="Times New Roman" w:cs="Times New Roman"/>
          </w:rPr>
          <w:delText>-4</w:delText>
        </w:r>
      </w:del>
      <w:r w:rsidR="00141016">
        <w:rPr>
          <w:rFonts w:ascii="Times New Roman" w:hAnsi="Times New Roman" w:cs="Times New Roman"/>
        </w:rPr>
        <w:t xml:space="preserve"> km vertical resolution </w:t>
      </w:r>
      <w:del w:id="72" w:author="Elash, Brenden" w:date="2015-09-10T11:16:00Z">
        <w:r w:rsidR="00141016" w:rsidRPr="00767A28" w:rsidDel="00767A28">
          <w:rPr>
            <w:rFonts w:ascii="Times New Roman" w:hAnsi="Times New Roman" w:cs="Times New Roman"/>
            <w:rPrChange w:id="73" w:author="Elash, Brenden" w:date="2015-09-10T11:16:00Z">
              <w:rPr>
                <w:rFonts w:ascii="Times New Roman" w:hAnsi="Times New Roman" w:cs="Times New Roman"/>
                <w:color w:val="FF0000"/>
              </w:rPr>
            </w:rPrChange>
          </w:rPr>
          <w:delText xml:space="preserve">(check this number) </w:delText>
        </w:r>
      </w:del>
      <w:r w:rsidR="00141016">
        <w:rPr>
          <w:rFonts w:ascii="Times New Roman" w:hAnsi="Times New Roman" w:cs="Times New Roman"/>
        </w:rPr>
        <w:t xml:space="preserve">(Ernst et al., </w:t>
      </w:r>
      <w:del w:id="74" w:author="Elash, Brenden" w:date="2015-09-10T10:58:00Z">
        <w:r w:rsidR="00141016" w:rsidDel="0047746B">
          <w:rPr>
            <w:rFonts w:ascii="Times New Roman" w:hAnsi="Times New Roman" w:cs="Times New Roman"/>
          </w:rPr>
          <w:delText>2014</w:delText>
        </w:r>
      </w:del>
      <w:ins w:id="75" w:author="Elash, Brenden" w:date="2015-09-10T10:58:00Z">
        <w:r w:rsidR="0047746B">
          <w:rPr>
            <w:rFonts w:ascii="Times New Roman" w:hAnsi="Times New Roman" w:cs="Times New Roman"/>
          </w:rPr>
          <w:t>2012</w:t>
        </w:r>
      </w:ins>
      <w:r w:rsidR="00141016">
        <w:rPr>
          <w:rFonts w:ascii="Times New Roman" w:hAnsi="Times New Roman" w:cs="Times New Roman"/>
        </w:rPr>
        <w:t>; von Savigny et al., 2015)</w:t>
      </w:r>
      <w:r w:rsidR="00ED5CA0">
        <w:rPr>
          <w:rFonts w:ascii="Times New Roman" w:hAnsi="Times New Roman" w:cs="Times New Roman"/>
        </w:rPr>
        <w:t xml:space="preserve"> from scattered sunlight spectra</w:t>
      </w:r>
      <w:r w:rsidR="00141016">
        <w:rPr>
          <w:rFonts w:ascii="Times New Roman" w:hAnsi="Times New Roman" w:cs="Times New Roman"/>
        </w:rPr>
        <w:t xml:space="preserve">.  </w:t>
      </w:r>
      <w:r w:rsidR="00F157EB">
        <w:rPr>
          <w:rFonts w:ascii="Times New Roman" w:hAnsi="Times New Roman" w:cs="Times New Roman"/>
        </w:rPr>
        <w:t xml:space="preserve">SCIAMACHY observations ceased with the demise of Envisat in 2012 and although OSIRIS continues to operate, it is now in the fourteenth year of a mission designed for two years. </w:t>
      </w:r>
    </w:p>
    <w:p w14:paraId="2425475A" w14:textId="7B11DF3E" w:rsidR="00F31679" w:rsidRDefault="00CD3C8A" w:rsidP="0042202F">
      <w:pPr>
        <w:spacing w:line="360" w:lineRule="auto"/>
        <w:ind w:firstLine="720"/>
        <w:jc w:val="both"/>
        <w:rPr>
          <w:rFonts w:ascii="Times New Roman" w:hAnsi="Times New Roman" w:cs="Times New Roman"/>
        </w:rPr>
      </w:pPr>
      <w:r>
        <w:rPr>
          <w:rFonts w:ascii="Times New Roman" w:hAnsi="Times New Roman" w:cs="Times New Roman"/>
        </w:rPr>
        <w:t xml:space="preserve">The most recently launched limb scatter instrument is </w:t>
      </w:r>
      <w:r w:rsidR="00AA6CE1">
        <w:rPr>
          <w:rFonts w:ascii="Times New Roman" w:hAnsi="Times New Roman" w:cs="Times New Roman"/>
        </w:rPr>
        <w:t>the</w:t>
      </w:r>
      <w:r w:rsidR="00AA6CE1" w:rsidRPr="00222E24">
        <w:rPr>
          <w:rFonts w:ascii="Times New Roman" w:hAnsi="Times New Roman" w:cs="Times New Roman"/>
        </w:rPr>
        <w:t xml:space="preserve"> Ozone Mapping Profiler Suite Limb Profiler (OMPS-LP)</w:t>
      </w:r>
      <w:r>
        <w:rPr>
          <w:rFonts w:ascii="Times New Roman" w:hAnsi="Times New Roman" w:cs="Times New Roman"/>
        </w:rPr>
        <w:t xml:space="preserve"> on the Suomi-NPP satellite.  Although similar in spectral range and vertical resolution to OSIRIS</w:t>
      </w:r>
      <w:r w:rsidR="00AA6CE1" w:rsidRPr="00222E24">
        <w:rPr>
          <w:rFonts w:ascii="Times New Roman" w:hAnsi="Times New Roman" w:cs="Times New Roman"/>
        </w:rPr>
        <w:t xml:space="preserve">, </w:t>
      </w:r>
      <w:r>
        <w:rPr>
          <w:rFonts w:ascii="Times New Roman" w:hAnsi="Times New Roman" w:cs="Times New Roman"/>
        </w:rPr>
        <w:t xml:space="preserve">OMPS-LP </w:t>
      </w:r>
      <w:r w:rsidR="003614B4">
        <w:rPr>
          <w:rFonts w:ascii="Times New Roman" w:hAnsi="Times New Roman" w:cs="Times New Roman"/>
        </w:rPr>
        <w:t xml:space="preserve">is an imaging spectrometer that </w:t>
      </w:r>
      <w:r>
        <w:rPr>
          <w:rFonts w:ascii="Times New Roman" w:hAnsi="Times New Roman" w:cs="Times New Roman"/>
        </w:rPr>
        <w:t xml:space="preserve">vertically </w:t>
      </w:r>
      <w:r w:rsidR="00AA6CE1" w:rsidRPr="00222E24">
        <w:rPr>
          <w:rFonts w:ascii="Times New Roman" w:hAnsi="Times New Roman" w:cs="Times New Roman"/>
        </w:rPr>
        <w:t>image</w:t>
      </w:r>
      <w:r w:rsidR="00AA6CE1">
        <w:rPr>
          <w:rFonts w:ascii="Times New Roman" w:hAnsi="Times New Roman" w:cs="Times New Roman"/>
        </w:rPr>
        <w:t>s</w:t>
      </w:r>
      <w:r w:rsidR="00AB31A5">
        <w:rPr>
          <w:rFonts w:ascii="Times New Roman" w:hAnsi="Times New Roman" w:cs="Times New Roman"/>
        </w:rPr>
        <w:t xml:space="preserve"> the</w:t>
      </w:r>
      <w:r w:rsidR="00AA6CE1" w:rsidRPr="00222E24">
        <w:rPr>
          <w:rFonts w:ascii="Times New Roman" w:hAnsi="Times New Roman" w:cs="Times New Roman"/>
        </w:rPr>
        <w:t xml:space="preserve"> limb</w:t>
      </w:r>
      <w:r w:rsidR="00F157EB">
        <w:rPr>
          <w:rFonts w:ascii="Times New Roman" w:hAnsi="Times New Roman" w:cs="Times New Roman"/>
        </w:rPr>
        <w:t xml:space="preserve"> in a single measurement.  Both OSIRIS and SCIAMACHY are </w:t>
      </w:r>
      <w:r w:rsidR="003D0BEF">
        <w:rPr>
          <w:rFonts w:ascii="Times New Roman" w:hAnsi="Times New Roman" w:cs="Times New Roman"/>
        </w:rPr>
        <w:t>grating</w:t>
      </w:r>
      <w:r w:rsidR="00F157EB">
        <w:rPr>
          <w:rFonts w:ascii="Times New Roman" w:hAnsi="Times New Roman" w:cs="Times New Roman"/>
        </w:rPr>
        <w:t xml:space="preserve"> spectrometers with a narrow field of view, such that limb profiles are obtained by vertically scanning through a range of tangent altitudes.  The imaging capability of OMPS</w:t>
      </w:r>
      <w:r w:rsidR="00ED5CA0">
        <w:rPr>
          <w:rFonts w:ascii="Times New Roman" w:hAnsi="Times New Roman" w:cs="Times New Roman"/>
        </w:rPr>
        <w:t xml:space="preserve"> </w:t>
      </w:r>
      <w:r w:rsidR="00F157EB">
        <w:rPr>
          <w:rFonts w:ascii="Times New Roman" w:hAnsi="Times New Roman" w:cs="Times New Roman"/>
        </w:rPr>
        <w:t xml:space="preserve">provides </w:t>
      </w:r>
      <w:del w:id="76" w:author="Elash, Brenden" w:date="2015-09-10T11:17:00Z">
        <w:r w:rsidR="00F157EB" w:rsidDel="00767A28">
          <w:rPr>
            <w:rFonts w:ascii="Times New Roman" w:hAnsi="Times New Roman" w:cs="Times New Roman"/>
          </w:rPr>
          <w:delText xml:space="preserve">a </w:delText>
        </w:r>
        <w:r w:rsidDel="00767A28">
          <w:rPr>
            <w:rFonts w:ascii="Times New Roman" w:hAnsi="Times New Roman" w:cs="Times New Roman"/>
          </w:rPr>
          <w:delText xml:space="preserve"> decrease</w:delText>
        </w:r>
      </w:del>
      <w:ins w:id="77" w:author="Elash, Brenden" w:date="2015-09-10T11:17:00Z">
        <w:r w:rsidR="00767A28">
          <w:rPr>
            <w:rFonts w:ascii="Times New Roman" w:hAnsi="Times New Roman" w:cs="Times New Roman"/>
          </w:rPr>
          <w:t>a decrease</w:t>
        </w:r>
      </w:ins>
      <w:r w:rsidR="00F157EB">
        <w:rPr>
          <w:rFonts w:ascii="Times New Roman" w:hAnsi="Times New Roman" w:cs="Times New Roman"/>
        </w:rPr>
        <w:t xml:space="preserve"> in</w:t>
      </w:r>
      <w:r>
        <w:rPr>
          <w:rFonts w:ascii="Times New Roman" w:hAnsi="Times New Roman" w:cs="Times New Roman"/>
        </w:rPr>
        <w:t xml:space="preserve"> the time required to obtain a limb profile and so </w:t>
      </w:r>
      <w:r w:rsidR="00AA6CE1" w:rsidRPr="00222E24">
        <w:rPr>
          <w:rFonts w:ascii="Times New Roman" w:hAnsi="Times New Roman" w:cs="Times New Roman"/>
        </w:rPr>
        <w:t>increase</w:t>
      </w:r>
      <w:r w:rsidR="003614B4">
        <w:rPr>
          <w:rFonts w:ascii="Times New Roman" w:hAnsi="Times New Roman" w:cs="Times New Roman"/>
        </w:rPr>
        <w:t>s</w:t>
      </w:r>
      <w:r w:rsidR="00AA6CE1" w:rsidRPr="00222E24">
        <w:rPr>
          <w:rFonts w:ascii="Times New Roman" w:hAnsi="Times New Roman" w:cs="Times New Roman"/>
        </w:rPr>
        <w:t xml:space="preserve"> </w:t>
      </w:r>
      <w:r>
        <w:rPr>
          <w:rFonts w:ascii="Times New Roman" w:hAnsi="Times New Roman" w:cs="Times New Roman"/>
        </w:rPr>
        <w:t>the along track sampling</w:t>
      </w:r>
      <w:r w:rsidR="00AA6CE1">
        <w:rPr>
          <w:rFonts w:ascii="Times New Roman" w:hAnsi="Times New Roman" w:cs="Times New Roman"/>
        </w:rPr>
        <w:t>.</w:t>
      </w:r>
      <w:r>
        <w:rPr>
          <w:rFonts w:ascii="Times New Roman" w:hAnsi="Times New Roman" w:cs="Times New Roman"/>
        </w:rPr>
        <w:t xml:space="preserve">  </w:t>
      </w:r>
      <w:r w:rsidR="00C428C7">
        <w:rPr>
          <w:rFonts w:ascii="Times New Roman" w:hAnsi="Times New Roman" w:cs="Times New Roman"/>
        </w:rPr>
        <w:t>Recent work</w:t>
      </w:r>
      <w:r>
        <w:rPr>
          <w:rFonts w:ascii="Times New Roman" w:hAnsi="Times New Roman" w:cs="Times New Roman"/>
        </w:rPr>
        <w:t xml:space="preserve"> on the </w:t>
      </w:r>
      <w:r w:rsidR="00ED5CA0">
        <w:rPr>
          <w:rFonts w:ascii="Times New Roman" w:hAnsi="Times New Roman" w:cs="Times New Roman"/>
        </w:rPr>
        <w:t>feasibility</w:t>
      </w:r>
      <w:r>
        <w:rPr>
          <w:rFonts w:ascii="Times New Roman" w:hAnsi="Times New Roman" w:cs="Times New Roman"/>
        </w:rPr>
        <w:t xml:space="preserve"> </w:t>
      </w:r>
      <w:r w:rsidR="00C428C7">
        <w:rPr>
          <w:rFonts w:ascii="Times New Roman" w:hAnsi="Times New Roman" w:cs="Times New Roman"/>
        </w:rPr>
        <w:t xml:space="preserve">of </w:t>
      </w:r>
      <w:r>
        <w:rPr>
          <w:rFonts w:ascii="Times New Roman" w:hAnsi="Times New Roman" w:cs="Times New Roman"/>
        </w:rPr>
        <w:t>aerosol</w:t>
      </w:r>
      <w:r w:rsidR="00C428C7">
        <w:rPr>
          <w:rFonts w:ascii="Times New Roman" w:hAnsi="Times New Roman" w:cs="Times New Roman"/>
        </w:rPr>
        <w:t xml:space="preserve"> retrieval</w:t>
      </w:r>
      <w:r>
        <w:rPr>
          <w:rFonts w:ascii="Times New Roman" w:hAnsi="Times New Roman" w:cs="Times New Roman"/>
        </w:rPr>
        <w:t xml:space="preserve"> from OMPS-</w:t>
      </w:r>
      <w:del w:id="78" w:author="Elash, Brenden" w:date="2015-09-09T11:56:00Z">
        <w:r w:rsidDel="008828D0">
          <w:rPr>
            <w:rFonts w:ascii="Times New Roman" w:hAnsi="Times New Roman" w:cs="Times New Roman"/>
          </w:rPr>
          <w:delText xml:space="preserve">LP </w:delText>
        </w:r>
        <w:r w:rsidR="00AA6CE1" w:rsidRPr="00222E24" w:rsidDel="008828D0">
          <w:rPr>
            <w:rFonts w:ascii="Times New Roman" w:hAnsi="Times New Roman" w:cs="Times New Roman"/>
          </w:rPr>
          <w:delText xml:space="preserve"> </w:delText>
        </w:r>
        <w:r w:rsidDel="008828D0">
          <w:rPr>
            <w:rFonts w:ascii="Times New Roman" w:hAnsi="Times New Roman" w:cs="Times New Roman"/>
          </w:rPr>
          <w:delText>measurements</w:delText>
        </w:r>
      </w:del>
      <w:ins w:id="79" w:author="Elash, Brenden" w:date="2015-09-09T11:56:00Z">
        <w:r w:rsidR="008828D0">
          <w:rPr>
            <w:rFonts w:ascii="Times New Roman" w:hAnsi="Times New Roman" w:cs="Times New Roman"/>
          </w:rPr>
          <w:t xml:space="preserve">LP </w:t>
        </w:r>
        <w:r w:rsidR="008828D0" w:rsidRPr="00222E24">
          <w:rPr>
            <w:rFonts w:ascii="Times New Roman" w:hAnsi="Times New Roman" w:cs="Times New Roman"/>
          </w:rPr>
          <w:t>measurements</w:t>
        </w:r>
      </w:ins>
      <w:r>
        <w:rPr>
          <w:rFonts w:ascii="Times New Roman" w:hAnsi="Times New Roman" w:cs="Times New Roman"/>
        </w:rPr>
        <w:t xml:space="preserve"> show promising results </w:t>
      </w:r>
      <w:r w:rsidRPr="00222E24">
        <w:rPr>
          <w:rFonts w:ascii="Times New Roman" w:hAnsi="Times New Roman" w:cs="Times New Roman"/>
        </w:rPr>
        <w:t>(Rault and Loughman, 2013)</w:t>
      </w:r>
      <w:r>
        <w:rPr>
          <w:rFonts w:ascii="Times New Roman" w:hAnsi="Times New Roman" w:cs="Times New Roman"/>
        </w:rPr>
        <w:t>.</w:t>
      </w:r>
    </w:p>
    <w:p w14:paraId="77AE506C" w14:textId="01928E1E" w:rsidR="00767A28" w:rsidRDefault="00C428C7">
      <w:pPr>
        <w:spacing w:line="360" w:lineRule="auto"/>
        <w:ind w:firstLine="720"/>
        <w:jc w:val="both"/>
        <w:rPr>
          <w:ins w:id="80" w:author="Elash, Brenden" w:date="2015-09-10T11:20:00Z"/>
          <w:rFonts w:ascii="Times New Roman" w:hAnsi="Times New Roman" w:cs="Times New Roman"/>
        </w:rPr>
        <w:pPrChange w:id="81" w:author="Elash, Brenden" w:date="2015-09-10T11:17:00Z">
          <w:pPr>
            <w:spacing w:line="360" w:lineRule="auto"/>
            <w:jc w:val="both"/>
          </w:pPr>
        </w:pPrChange>
      </w:pPr>
      <w:r>
        <w:rPr>
          <w:rFonts w:ascii="Times New Roman" w:hAnsi="Times New Roman" w:cs="Times New Roman"/>
        </w:rPr>
        <w:t xml:space="preserve">Several recent studies have highlighted the requirement for continued global stratospheric aerosol observations, and especially the need </w:t>
      </w:r>
      <w:r w:rsidR="00AB31A5">
        <w:rPr>
          <w:rFonts w:ascii="Times New Roman" w:hAnsi="Times New Roman" w:cs="Times New Roman"/>
        </w:rPr>
        <w:t>to resolve, bo</w:t>
      </w:r>
      <w:r>
        <w:rPr>
          <w:rFonts w:ascii="Times New Roman" w:hAnsi="Times New Roman" w:cs="Times New Roman"/>
        </w:rPr>
        <w:t xml:space="preserve">th vertically and horizontally, </w:t>
      </w:r>
      <w:r w:rsidR="00AB31A5">
        <w:rPr>
          <w:rFonts w:ascii="Times New Roman" w:hAnsi="Times New Roman" w:cs="Times New Roman"/>
        </w:rPr>
        <w:t xml:space="preserve">aerosol </w:t>
      </w:r>
      <w:r>
        <w:rPr>
          <w:rFonts w:ascii="Times New Roman" w:hAnsi="Times New Roman" w:cs="Times New Roman"/>
        </w:rPr>
        <w:t xml:space="preserve">in the lowermost stratosphere and the upper troposphere.  </w:t>
      </w:r>
      <w:r w:rsidR="00AB31A5">
        <w:rPr>
          <w:rFonts w:ascii="Times New Roman" w:hAnsi="Times New Roman" w:cs="Times New Roman"/>
        </w:rPr>
        <w:t xml:space="preserve">This is the case for tracking the evolution </w:t>
      </w:r>
      <w:r w:rsidR="001A58E7">
        <w:rPr>
          <w:rFonts w:ascii="Times New Roman" w:hAnsi="Times New Roman" w:cs="Times New Roman"/>
        </w:rPr>
        <w:t>of aerosol from</w:t>
      </w:r>
      <w:r w:rsidR="00AB31A5">
        <w:rPr>
          <w:rFonts w:ascii="Times New Roman" w:hAnsi="Times New Roman" w:cs="Times New Roman"/>
        </w:rPr>
        <w:t xml:space="preserve"> volcanic eruptions, which can have a substantial effect on the aerosol optical depth in the lowermost stratosphere (Ridley et al., 2014; Andersson et al., 2015).   Furthering the understanding of the transport of aerosol near </w:t>
      </w:r>
      <w:r w:rsidR="001A58E7">
        <w:rPr>
          <w:rFonts w:ascii="Times New Roman" w:hAnsi="Times New Roman" w:cs="Times New Roman"/>
        </w:rPr>
        <w:t xml:space="preserve">and across </w:t>
      </w:r>
      <w:r w:rsidR="00AB31A5">
        <w:rPr>
          <w:rFonts w:ascii="Times New Roman" w:hAnsi="Times New Roman" w:cs="Times New Roman"/>
        </w:rPr>
        <w:t xml:space="preserve">the tropopause </w:t>
      </w:r>
      <w:r w:rsidR="001A58E7">
        <w:rPr>
          <w:rFonts w:ascii="Times New Roman" w:hAnsi="Times New Roman" w:cs="Times New Roman"/>
        </w:rPr>
        <w:t>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w:t>
      </w:r>
      <w:ins w:id="82" w:author="Elash, Brenden" w:date="2015-09-14T13:27:00Z">
        <w:r w:rsidR="00F52339">
          <w:rPr>
            <w:rFonts w:ascii="Times New Roman" w:hAnsi="Times New Roman" w:cs="Times New Roman"/>
          </w:rPr>
          <w:t>i</w:t>
        </w:r>
      </w:ins>
      <w:r w:rsidR="001A58E7">
        <w:rPr>
          <w:rFonts w:ascii="Times New Roman" w:hAnsi="Times New Roman" w:cs="Times New Roman"/>
        </w:rPr>
        <w:t xml:space="preserve">rlie et al., 2014; Clarisse et </w:t>
      </w:r>
      <w:r w:rsidR="00F157EB">
        <w:rPr>
          <w:rFonts w:ascii="Times New Roman" w:hAnsi="Times New Roman" w:cs="Times New Roman"/>
        </w:rPr>
        <w:t xml:space="preserve">al, 2014; Fromm et al, </w:t>
      </w:r>
      <w:del w:id="83" w:author="Elash, Brenden" w:date="2015-09-14T13:18:00Z">
        <w:r w:rsidR="00F157EB" w:rsidDel="004C1900">
          <w:rPr>
            <w:rFonts w:ascii="Times New Roman" w:hAnsi="Times New Roman" w:cs="Times New Roman"/>
          </w:rPr>
          <w:delText>2015</w:delText>
        </w:r>
      </w:del>
      <w:ins w:id="84" w:author="Elash, Brenden" w:date="2015-09-14T13:18:00Z">
        <w:r w:rsidR="004C1900">
          <w:rPr>
            <w:rFonts w:ascii="Times New Roman" w:hAnsi="Times New Roman" w:cs="Times New Roman"/>
          </w:rPr>
          <w:t>2014</w:t>
        </w:r>
      </w:ins>
      <w:r w:rsidR="001A58E7">
        <w:rPr>
          <w:rFonts w:ascii="Times New Roman" w:hAnsi="Times New Roman" w:cs="Times New Roman"/>
        </w:rPr>
        <w:t>).  However, this is also the case for the formation of background</w:t>
      </w:r>
      <w:r w:rsidR="00F157EB">
        <w:rPr>
          <w:rFonts w:ascii="Times New Roman" w:hAnsi="Times New Roman" w:cs="Times New Roman"/>
        </w:rPr>
        <w:t>-level</w:t>
      </w:r>
      <w:r w:rsidR="001A58E7">
        <w:rPr>
          <w:rFonts w:ascii="Times New Roman" w:hAnsi="Times New Roman" w:cs="Times New Roman"/>
        </w:rPr>
        <w:t xml:space="preserve"> aerosol, particularly in the region of the Asian and North American monsoons, which have been identified as a source of substantial, seasonal and highly structured aerosol formation from precursor, tropospheric source gases (Vernier et al., </w:t>
      </w:r>
      <w:del w:id="85" w:author="Elash, Brenden" w:date="2015-09-09T12:18:00Z">
        <w:r w:rsidR="001A58E7" w:rsidDel="006C5C2C">
          <w:rPr>
            <w:rFonts w:ascii="Times New Roman" w:hAnsi="Times New Roman" w:cs="Times New Roman"/>
          </w:rPr>
          <w:delText>XX</w:delText>
        </w:r>
      </w:del>
      <w:ins w:id="86" w:author="Elash, Brenden" w:date="2015-09-09T12:18:00Z">
        <w:r w:rsidR="006C5C2C">
          <w:rPr>
            <w:rFonts w:ascii="Times New Roman" w:hAnsi="Times New Roman" w:cs="Times New Roman"/>
          </w:rPr>
          <w:t>2011</w:t>
        </w:r>
      </w:ins>
      <w:ins w:id="87" w:author="Elash, Brenden" w:date="2015-09-09T12:21:00Z">
        <w:r w:rsidR="00A878AD">
          <w:rPr>
            <w:rFonts w:ascii="Times New Roman" w:hAnsi="Times New Roman" w:cs="Times New Roman"/>
          </w:rPr>
          <w:t>a</w:t>
        </w:r>
      </w:ins>
      <w:r w:rsidR="001A58E7">
        <w:rPr>
          <w:rFonts w:ascii="Times New Roman" w:hAnsi="Times New Roman" w:cs="Times New Roman"/>
        </w:rPr>
        <w:t>; Neely et al., 2014; Thomason</w:t>
      </w:r>
      <w:del w:id="88" w:author="Elash, Brenden" w:date="2015-09-14T13:22:00Z">
        <w:r w:rsidR="001A58E7" w:rsidDel="00F52339">
          <w:rPr>
            <w:rFonts w:ascii="Times New Roman" w:hAnsi="Times New Roman" w:cs="Times New Roman"/>
          </w:rPr>
          <w:delText xml:space="preserve"> et a</w:delText>
        </w:r>
        <w:r w:rsidR="00624CAF" w:rsidDel="00F52339">
          <w:rPr>
            <w:rFonts w:ascii="Times New Roman" w:hAnsi="Times New Roman" w:cs="Times New Roman"/>
          </w:rPr>
          <w:delText>l.</w:delText>
        </w:r>
      </w:del>
      <w:ins w:id="89" w:author="Elash, Brenden" w:date="2015-09-14T13:22:00Z">
        <w:r w:rsidR="00F52339">
          <w:rPr>
            <w:rFonts w:ascii="Times New Roman" w:hAnsi="Times New Roman" w:cs="Times New Roman"/>
          </w:rPr>
          <w:t>and Vernier</w:t>
        </w:r>
      </w:ins>
      <w:r w:rsidR="00624CAF">
        <w:rPr>
          <w:rFonts w:ascii="Times New Roman" w:hAnsi="Times New Roman" w:cs="Times New Roman"/>
        </w:rPr>
        <w:t xml:space="preserve">, </w:t>
      </w:r>
      <w:del w:id="90" w:author="Elash, Brenden" w:date="2015-09-14T13:22:00Z">
        <w:r w:rsidR="00624CAF" w:rsidDel="00F52339">
          <w:rPr>
            <w:rFonts w:ascii="Times New Roman" w:hAnsi="Times New Roman" w:cs="Times New Roman"/>
          </w:rPr>
          <w:delText>2014</w:delText>
        </w:r>
      </w:del>
      <w:ins w:id="91" w:author="Elash, Brenden" w:date="2015-09-14T13:22:00Z">
        <w:r w:rsidR="00F52339">
          <w:rPr>
            <w:rFonts w:ascii="Times New Roman" w:hAnsi="Times New Roman" w:cs="Times New Roman"/>
          </w:rPr>
          <w:t>2013</w:t>
        </w:r>
      </w:ins>
      <w:r w:rsidR="00624CAF">
        <w:rPr>
          <w:rFonts w:ascii="Times New Roman" w:hAnsi="Times New Roman" w:cs="Times New Roman"/>
        </w:rPr>
        <w:t xml:space="preserve">).  </w:t>
      </w:r>
      <w:del w:id="92" w:author="Elash, Brenden" w:date="2015-09-09T11:27:00Z">
        <w:r w:rsidR="00ED5CA0" w:rsidDel="00F7365A">
          <w:rPr>
            <w:rFonts w:ascii="Times New Roman" w:hAnsi="Times New Roman" w:cs="Times New Roman"/>
          </w:rPr>
          <w:tab/>
        </w:r>
      </w:del>
    </w:p>
    <w:p w14:paraId="1554BA43" w14:textId="34761965" w:rsidR="0007248D" w:rsidRDefault="00F157EB">
      <w:pPr>
        <w:spacing w:line="360" w:lineRule="auto"/>
        <w:ind w:firstLine="720"/>
        <w:jc w:val="both"/>
        <w:rPr>
          <w:rFonts w:ascii="Times New Roman" w:hAnsi="Times New Roman" w:cs="Times New Roman"/>
        </w:rPr>
        <w:pPrChange w:id="93" w:author="Elash, Brenden" w:date="2015-09-10T11:17:00Z">
          <w:pPr>
            <w:spacing w:line="360" w:lineRule="auto"/>
            <w:jc w:val="both"/>
          </w:pPr>
        </w:pPrChange>
      </w:pPr>
      <w:r>
        <w:rPr>
          <w:rFonts w:ascii="Times New Roman" w:hAnsi="Times New Roman" w:cs="Times New Roman"/>
        </w:rPr>
        <w:t>Many of the studies mentioned above have involved the use of</w:t>
      </w:r>
      <w:r w:rsidR="00ED5CA0" w:rsidRPr="00222E24">
        <w:rPr>
          <w:rFonts w:ascii="Times New Roman" w:hAnsi="Times New Roman" w:cs="Times New Roman"/>
        </w:rPr>
        <w:t xml:space="preserve"> </w:t>
      </w:r>
      <w:r w:rsidR="00B508B3">
        <w:rPr>
          <w:rFonts w:ascii="Times New Roman" w:hAnsi="Times New Roman" w:cs="Times New Roman"/>
        </w:rPr>
        <w:t>Cloud Aerosol Lidar and Infrared Pathfinder Satellite Observation (CALIPSO)</w:t>
      </w:r>
      <w:r>
        <w:rPr>
          <w:rFonts w:ascii="Times New Roman" w:hAnsi="Times New Roman" w:cs="Times New Roman"/>
        </w:rPr>
        <w:t xml:space="preserve"> space-borne lidar measurements</w:t>
      </w:r>
      <w:r w:rsidR="00ED5CA0" w:rsidRPr="00222E24">
        <w:rPr>
          <w:rFonts w:ascii="Times New Roman" w:hAnsi="Times New Roman" w:cs="Times New Roman"/>
        </w:rPr>
        <w:t xml:space="preserve"> (Winker et al., 2007)</w:t>
      </w:r>
      <w:r>
        <w:rPr>
          <w:rFonts w:ascii="Times New Roman" w:hAnsi="Times New Roman" w:cs="Times New Roman"/>
        </w:rPr>
        <w:t xml:space="preserve">, which nominally </w:t>
      </w:r>
      <w:r w:rsidR="00ED5CA0" w:rsidRPr="00222E24">
        <w:rPr>
          <w:rFonts w:ascii="Times New Roman" w:hAnsi="Times New Roman" w:cs="Times New Roman"/>
        </w:rPr>
        <w:t xml:space="preserve">measures </w:t>
      </w:r>
      <w:r>
        <w:rPr>
          <w:rFonts w:ascii="Times New Roman" w:hAnsi="Times New Roman" w:cs="Times New Roman"/>
        </w:rPr>
        <w:t>backscatter profiles approximately every 300 m along track with approximately 200 m vertical resolution</w:t>
      </w:r>
      <w:r w:rsidR="00ED5CA0" w:rsidRPr="00222E24">
        <w:rPr>
          <w:rFonts w:ascii="Times New Roman" w:hAnsi="Times New Roman" w:cs="Times New Roman"/>
        </w:rPr>
        <w:t xml:space="preserve">. </w:t>
      </w:r>
      <w:ins w:id="94" w:author="Elash, Brenden" w:date="2015-09-17T10:34:00Z">
        <w:r w:rsidR="005F6F1B">
          <w:rPr>
            <w:rFonts w:ascii="Times New Roman" w:hAnsi="Times New Roman" w:cs="Times New Roman"/>
          </w:rPr>
          <w:t xml:space="preserve"> </w:t>
        </w:r>
      </w:ins>
      <w:r w:rsidR="00B508B3">
        <w:rPr>
          <w:rFonts w:ascii="Times New Roman" w:hAnsi="Times New Roman" w:cs="Times New Roman"/>
        </w:rPr>
        <w:t xml:space="preserve">However, the stratospheric backscatter signal is weak and requires averaging of only </w:t>
      </w:r>
      <w:r w:rsidR="000A3551">
        <w:rPr>
          <w:rFonts w:ascii="Times New Roman" w:hAnsi="Times New Roman" w:cs="Times New Roman"/>
        </w:rPr>
        <w:t xml:space="preserve">the </w:t>
      </w:r>
      <w:r w:rsidR="00B508B3">
        <w:rPr>
          <w:rFonts w:ascii="Times New Roman" w:hAnsi="Times New Roman" w:cs="Times New Roman"/>
        </w:rPr>
        <w:t xml:space="preserve">night time measurements over </w:t>
      </w:r>
      <w:r w:rsidR="000A3551">
        <w:rPr>
          <w:rFonts w:ascii="Times New Roman" w:hAnsi="Times New Roman" w:cs="Times New Roman"/>
        </w:rPr>
        <w:t xml:space="preserve">several days and </w:t>
      </w:r>
      <w:r w:rsidR="00B508B3">
        <w:rPr>
          <w:rFonts w:ascii="Times New Roman" w:hAnsi="Times New Roman" w:cs="Times New Roman"/>
        </w:rPr>
        <w:t xml:space="preserve">typically 0.5 km vertically and 500 km horizontally </w:t>
      </w:r>
      <w:r w:rsidR="00B508B3">
        <w:rPr>
          <w:rFonts w:ascii="Times New Roman" w:hAnsi="Times New Roman" w:cs="Times New Roman"/>
        </w:rPr>
        <w:lastRenderedPageBreak/>
        <w:t>(Vernier et al,</w:t>
      </w:r>
      <w:r w:rsidR="0007248D">
        <w:rPr>
          <w:rFonts w:ascii="Times New Roman" w:hAnsi="Times New Roman" w:cs="Times New Roman"/>
        </w:rPr>
        <w:t xml:space="preserve"> 2011</w:t>
      </w:r>
      <w:ins w:id="95" w:author="Elash, Brenden" w:date="2015-09-09T12:22:00Z">
        <w:r w:rsidR="00A878AD">
          <w:rPr>
            <w:rFonts w:ascii="Times New Roman" w:hAnsi="Times New Roman" w:cs="Times New Roman"/>
          </w:rPr>
          <w:t>b</w:t>
        </w:r>
      </w:ins>
      <w:r w:rsidR="00ED5CA0" w:rsidRPr="00222E24">
        <w:rPr>
          <w:rFonts w:ascii="Times New Roman" w:hAnsi="Times New Roman" w:cs="Times New Roman"/>
        </w:rPr>
        <w:t>)</w:t>
      </w:r>
      <w:r w:rsidR="000A3551">
        <w:rPr>
          <w:rFonts w:ascii="Times New Roman" w:hAnsi="Times New Roman" w:cs="Times New Roman"/>
        </w:rPr>
        <w:t>.</w:t>
      </w:r>
      <w:ins w:id="96" w:author="Elash, Brenden" w:date="2015-09-17T10:34:00Z">
        <w:r w:rsidR="005F6F1B">
          <w:rPr>
            <w:rFonts w:ascii="Times New Roman" w:hAnsi="Times New Roman" w:cs="Times New Roman"/>
          </w:rPr>
          <w:t xml:space="preserve"> </w:t>
        </w:r>
      </w:ins>
      <w:r w:rsidR="000A3551">
        <w:rPr>
          <w:rFonts w:ascii="Times New Roman" w:hAnsi="Times New Roman" w:cs="Times New Roman"/>
        </w:rPr>
        <w:t xml:space="preserve"> Additionally</w:t>
      </w:r>
      <w:ins w:id="97" w:author="Elash, Brenden" w:date="2015-09-10T11:22:00Z">
        <w:r w:rsidR="00767A28">
          <w:rPr>
            <w:rFonts w:ascii="Times New Roman" w:hAnsi="Times New Roman" w:cs="Times New Roman"/>
          </w:rPr>
          <w:t>,</w:t>
        </w:r>
      </w:ins>
      <w:r w:rsidR="000A3551">
        <w:rPr>
          <w:rFonts w:ascii="Times New Roman" w:hAnsi="Times New Roman" w:cs="Times New Roman"/>
        </w:rPr>
        <w:t xml:space="preserve"> the uncertainty in the</w:t>
      </w:r>
      <w:r w:rsidR="0007248D">
        <w:rPr>
          <w:rFonts w:ascii="Times New Roman" w:hAnsi="Times New Roman" w:cs="Times New Roman"/>
        </w:rPr>
        <w:t xml:space="preserv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14:paraId="68329379" w14:textId="4DA2D6AC" w:rsidR="006258B3" w:rsidRDefault="0007248D" w:rsidP="000A3551">
      <w:pPr>
        <w:spacing w:line="360" w:lineRule="auto"/>
        <w:ind w:firstLine="720"/>
        <w:jc w:val="both"/>
        <w:rPr>
          <w:rFonts w:ascii="Times New Roman" w:hAnsi="Times New Roman" w:cs="Times New Roman"/>
        </w:rPr>
      </w:pPr>
      <w:r>
        <w:rPr>
          <w:rFonts w:ascii="Times New Roman" w:hAnsi="Times New Roman" w:cs="Times New Roman"/>
        </w:rPr>
        <w:t xml:space="preserve">Continued stratospheric aerosol observations from space are drastically needed </w:t>
      </w:r>
      <w:r w:rsidR="000A3551">
        <w:rPr>
          <w:rFonts w:ascii="Times New Roman" w:hAnsi="Times New Roman" w:cs="Times New Roman"/>
        </w:rPr>
        <w:t>though</w:t>
      </w:r>
      <w:r>
        <w:rPr>
          <w:rFonts w:ascii="Times New Roman" w:hAnsi="Times New Roman" w:cs="Times New Roman"/>
        </w:rPr>
        <w:t xml:space="preserve"> few, if any, planned missions with such capability</w:t>
      </w:r>
      <w:r w:rsidR="000A3551">
        <w:rPr>
          <w:rFonts w:ascii="Times New Roman" w:hAnsi="Times New Roman" w:cs="Times New Roman"/>
        </w:rPr>
        <w:t xml:space="preserve"> are underway</w:t>
      </w:r>
      <w:r>
        <w:rPr>
          <w:rFonts w:ascii="Times New Roman" w:hAnsi="Times New Roman" w:cs="Times New Roman"/>
        </w:rPr>
        <w:t>.  In this paper we present the design and test of a prototype instrument for potential future satellite-based stratospheric aerosol observation. The Aerosol Limb Imager (ALI) concept is a relatively small, low-cost, low-power</w:t>
      </w:r>
      <w:r w:rsidR="00CD2DB9">
        <w:rPr>
          <w:rFonts w:ascii="Times New Roman" w:hAnsi="Times New Roman" w:cs="Times New Roman"/>
        </w:rPr>
        <w:t>,</w:t>
      </w:r>
      <w:r>
        <w:rPr>
          <w:rFonts w:ascii="Times New Roman" w:hAnsi="Times New Roman" w:cs="Times New Roman"/>
        </w:rPr>
        <w:t xml:space="preserve"> passive instrument</w:t>
      </w:r>
      <w:r w:rsidR="00E372D8">
        <w:rPr>
          <w:rFonts w:ascii="Times New Roman" w:hAnsi="Times New Roman" w:cs="Times New Roman"/>
        </w:rPr>
        <w:t>, suitable for microsatellite deployment,</w:t>
      </w:r>
      <w:r>
        <w:rPr>
          <w:rFonts w:ascii="Times New Roman" w:hAnsi="Times New Roman" w:cs="Times New Roman"/>
        </w:rPr>
        <w:t xml:space="preserve"> with the capability to provide high spatial resolution measurements, both vertically and horizontally, of </w:t>
      </w:r>
      <w:r w:rsidR="00C85079">
        <w:rPr>
          <w:rFonts w:ascii="Times New Roman" w:hAnsi="Times New Roman" w:cs="Times New Roman"/>
        </w:rPr>
        <w:t>the visible/NIR</w:t>
      </w:r>
      <w:r>
        <w:rPr>
          <w:rFonts w:ascii="Times New Roman" w:hAnsi="Times New Roman" w:cs="Times New Roman"/>
        </w:rPr>
        <w:t xml:space="preserve"> aerosol extinction coefficient</w:t>
      </w:r>
      <w:r w:rsidR="00C85079">
        <w:rPr>
          <w:rFonts w:ascii="Times New Roman" w:hAnsi="Times New Roman" w:cs="Times New Roman"/>
        </w:rPr>
        <w:t>.  The</w:t>
      </w:r>
      <w:r w:rsidR="000A3551">
        <w:rPr>
          <w:rFonts w:ascii="Times New Roman" w:hAnsi="Times New Roman" w:cs="Times New Roman"/>
        </w:rPr>
        <w:t xml:space="preserve"> basic</w:t>
      </w:r>
      <w:r w:rsidR="00C85079">
        <w:rPr>
          <w:rFonts w:ascii="Times New Roman" w:hAnsi="Times New Roman" w:cs="Times New Roman"/>
        </w:rPr>
        <w:t xml:space="preserve"> idea is to leverage the</w:t>
      </w:r>
      <w:r w:rsidR="000A3551">
        <w:rPr>
          <w:rFonts w:ascii="Times New Roman" w:hAnsi="Times New Roman" w:cs="Times New Roman"/>
        </w:rPr>
        <w:t xml:space="preserve"> clear</w:t>
      </w:r>
      <w:r w:rsidR="00C85079">
        <w:rPr>
          <w:rFonts w:ascii="Times New Roman" w:hAnsi="Times New Roman" w:cs="Times New Roman"/>
        </w:rPr>
        <w:t xml:space="preserve"> advantages</w:t>
      </w:r>
      <w:r w:rsidR="000A3551">
        <w:rPr>
          <w:rFonts w:ascii="Times New Roman" w:hAnsi="Times New Roman" w:cs="Times New Roman"/>
        </w:rPr>
        <w:t xml:space="preserve"> of the limb scatter technique as a </w:t>
      </w:r>
      <w:r w:rsidR="00C85079">
        <w:rPr>
          <w:rFonts w:ascii="Times New Roman" w:hAnsi="Times New Roman" w:cs="Times New Roman"/>
        </w:rPr>
        <w:t xml:space="preserve">passive, and therefore low </w:t>
      </w:r>
      <w:r w:rsidR="00E372D8">
        <w:rPr>
          <w:rFonts w:ascii="Times New Roman" w:hAnsi="Times New Roman" w:cs="Times New Roman"/>
        </w:rPr>
        <w:t xml:space="preserve">mass and </w:t>
      </w:r>
      <w:r w:rsidR="00C85079">
        <w:rPr>
          <w:rFonts w:ascii="Times New Roman" w:hAnsi="Times New Roman" w:cs="Times New Roman"/>
        </w:rPr>
        <w:t xml:space="preserve">power, </w:t>
      </w:r>
      <w:r w:rsidR="000A3551">
        <w:rPr>
          <w:rFonts w:ascii="Times New Roman" w:hAnsi="Times New Roman" w:cs="Times New Roman"/>
        </w:rPr>
        <w:t xml:space="preserve">means to obtain </w:t>
      </w:r>
      <w:r w:rsidR="006258B3">
        <w:rPr>
          <w:rFonts w:ascii="Times New Roman" w:hAnsi="Times New Roman" w:cs="Times New Roman"/>
        </w:rPr>
        <w:t xml:space="preserve">daily </w:t>
      </w:r>
      <w:r w:rsidR="00C85079">
        <w:rPr>
          <w:rFonts w:ascii="Times New Roman" w:hAnsi="Times New Roman" w:cs="Times New Roman"/>
        </w:rPr>
        <w:t xml:space="preserve">global coverage, with a two dimensional hyperspectral imager for filling cross-track observation.  </w:t>
      </w:r>
    </w:p>
    <w:p w14:paraId="4C27B897" w14:textId="68F68005" w:rsidR="00ED5CA0" w:rsidRPr="00222E24" w:rsidRDefault="006258B3">
      <w:pPr>
        <w:spacing w:line="360" w:lineRule="auto"/>
        <w:ind w:firstLine="720"/>
        <w:jc w:val="both"/>
        <w:rPr>
          <w:rFonts w:ascii="Times New Roman" w:hAnsi="Times New Roman" w:cs="Times New Roman"/>
        </w:rPr>
      </w:pPr>
      <w:r>
        <w:rPr>
          <w:rFonts w:ascii="Times New Roman" w:hAnsi="Times New Roman" w:cs="Times New Roman"/>
        </w:rPr>
        <w:t xml:space="preserve">The ALI instrument concept is built around the use of an </w:t>
      </w:r>
      <w:del w:id="98" w:author="Elash, Brenden" w:date="2015-09-15T11:13:00Z">
        <w:r w:rsidDel="00C56958">
          <w:rPr>
            <w:rFonts w:ascii="Times New Roman" w:hAnsi="Times New Roman" w:cs="Times New Roman"/>
          </w:rPr>
          <w:delText>acousto</w:delText>
        </w:r>
      </w:del>
      <w:ins w:id="99" w:author="Elash, Brenden" w:date="2015-09-15T11:13:00Z">
        <w:r w:rsidR="00C56958">
          <w:rPr>
            <w:rFonts w:ascii="Times New Roman" w:hAnsi="Times New Roman" w:cs="Times New Roman"/>
          </w:rPr>
          <w:t>Acousto</w:t>
        </w:r>
      </w:ins>
      <w:r>
        <w:rPr>
          <w:rFonts w:ascii="Times New Roman" w:hAnsi="Times New Roman" w:cs="Times New Roman"/>
        </w:rPr>
        <w:t>-</w:t>
      </w:r>
      <w:del w:id="100" w:author="Elash, Brenden" w:date="2015-09-15T11:13:00Z">
        <w:r w:rsidDel="00C56958">
          <w:rPr>
            <w:rFonts w:ascii="Times New Roman" w:hAnsi="Times New Roman" w:cs="Times New Roman"/>
          </w:rPr>
          <w:delText xml:space="preserve">optic </w:delText>
        </w:r>
      </w:del>
      <w:ins w:id="101" w:author="Elash, Brenden" w:date="2015-09-15T11:13:00Z">
        <w:r w:rsidR="00C56958">
          <w:rPr>
            <w:rFonts w:ascii="Times New Roman" w:hAnsi="Times New Roman" w:cs="Times New Roman"/>
          </w:rPr>
          <w:t xml:space="preserve">Optic </w:t>
        </w:r>
      </w:ins>
      <w:del w:id="102" w:author="Elash, Brenden" w:date="2015-09-15T11:13:00Z">
        <w:r w:rsidDel="00C56958">
          <w:rPr>
            <w:rFonts w:ascii="Times New Roman" w:hAnsi="Times New Roman" w:cs="Times New Roman"/>
          </w:rPr>
          <w:delText xml:space="preserve">tunable </w:delText>
        </w:r>
      </w:del>
      <w:ins w:id="103" w:author="Elash, Brenden" w:date="2015-09-15T11:13:00Z">
        <w:r w:rsidR="00C56958">
          <w:rPr>
            <w:rFonts w:ascii="Times New Roman" w:hAnsi="Times New Roman" w:cs="Times New Roman"/>
          </w:rPr>
          <w:t xml:space="preserve">Tunable </w:t>
        </w:r>
      </w:ins>
      <w:del w:id="104" w:author="Elash, Brenden" w:date="2015-09-15T11:13:00Z">
        <w:r w:rsidDel="00C56958">
          <w:rPr>
            <w:rFonts w:ascii="Times New Roman" w:hAnsi="Times New Roman" w:cs="Times New Roman"/>
          </w:rPr>
          <w:delText xml:space="preserve">filter </w:delText>
        </w:r>
      </w:del>
      <w:ins w:id="105" w:author="Elash, Brenden" w:date="2015-09-15T11:13:00Z">
        <w:r w:rsidR="00C56958">
          <w:rPr>
            <w:rFonts w:ascii="Times New Roman" w:hAnsi="Times New Roman" w:cs="Times New Roman"/>
          </w:rPr>
          <w:t xml:space="preserve">Filter </w:t>
        </w:r>
      </w:ins>
      <w:r>
        <w:rPr>
          <w:rFonts w:ascii="Times New Roman" w:hAnsi="Times New Roman" w:cs="Times New Roman"/>
        </w:rPr>
        <w:t xml:space="preserve">(AOTF), which is a novel </w:t>
      </w:r>
      <w:r w:rsidR="000A3551" w:rsidRPr="00222E24">
        <w:rPr>
          <w:rFonts w:ascii="Times New Roman" w:hAnsi="Times New Roman" w:cs="Times New Roman"/>
        </w:rPr>
        <w:t xml:space="preserve">filtering technology </w:t>
      </w:r>
      <w:r>
        <w:rPr>
          <w:rFonts w:ascii="Times New Roman" w:hAnsi="Times New Roman" w:cs="Times New Roman"/>
        </w:rPr>
        <w:t xml:space="preserve">that provides the ability to rapidly select the </w:t>
      </w:r>
      <w:r w:rsidR="000925F4">
        <w:rPr>
          <w:rFonts w:ascii="Times New Roman" w:hAnsi="Times New Roman" w:cs="Times New Roman"/>
        </w:rPr>
        <w:t>central wavelength of an image with no moving parts.</w:t>
      </w:r>
      <w:r>
        <w:rPr>
          <w:rFonts w:ascii="Times New Roman" w:hAnsi="Times New Roman" w:cs="Times New Roman"/>
        </w:rPr>
        <w:t xml:space="preserve">  These filters, which have recently been developed as large aperture, imaging quality devices, </w:t>
      </w:r>
      <w:r w:rsidR="000A3551" w:rsidRPr="00222E24">
        <w:rPr>
          <w:rFonts w:ascii="Times New Roman" w:hAnsi="Times New Roman" w:cs="Times New Roman"/>
        </w:rPr>
        <w:t xml:space="preserve">operate </w:t>
      </w:r>
      <w:r>
        <w:rPr>
          <w:rFonts w:ascii="Times New Roman" w:hAnsi="Times New Roman" w:cs="Times New Roman"/>
        </w:rPr>
        <w:t xml:space="preserve">very </w:t>
      </w:r>
      <w:r w:rsidR="000A3551" w:rsidRPr="00222E24">
        <w:rPr>
          <w:rFonts w:ascii="Times New Roman" w:hAnsi="Times New Roman" w:cs="Times New Roman"/>
        </w:rPr>
        <w:t xml:space="preserve">efficiently in the </w:t>
      </w:r>
      <w:r>
        <w:rPr>
          <w:rFonts w:ascii="Times New Roman" w:hAnsi="Times New Roman" w:cs="Times New Roman"/>
        </w:rPr>
        <w:t>red and near infrared spectral range,</w:t>
      </w:r>
      <w:r w:rsidR="000A3551" w:rsidRPr="00222E24">
        <w:rPr>
          <w:rFonts w:ascii="Times New Roman" w:hAnsi="Times New Roman" w:cs="Times New Roman"/>
        </w:rPr>
        <w:t xml:space="preserve"> which is a</w:t>
      </w:r>
      <w:r>
        <w:rPr>
          <w:rFonts w:ascii="Times New Roman" w:hAnsi="Times New Roman" w:cs="Times New Roman"/>
        </w:rPr>
        <w:t xml:space="preserve"> well matched</w:t>
      </w:r>
      <w:r w:rsidR="000A3551" w:rsidRPr="00222E24">
        <w:rPr>
          <w:rFonts w:ascii="Times New Roman" w:hAnsi="Times New Roman" w:cs="Times New Roman"/>
        </w:rPr>
        <w:t xml:space="preserve"> </w:t>
      </w:r>
      <w:r>
        <w:rPr>
          <w:rFonts w:ascii="Times New Roman" w:hAnsi="Times New Roman" w:cs="Times New Roman"/>
        </w:rPr>
        <w:t>spectral</w:t>
      </w:r>
      <w:r w:rsidR="000A3551" w:rsidRPr="00222E24">
        <w:rPr>
          <w:rFonts w:ascii="Times New Roman" w:hAnsi="Times New Roman" w:cs="Times New Roman"/>
        </w:rPr>
        <w:t xml:space="preserve"> range for</w:t>
      </w:r>
      <w:r>
        <w:rPr>
          <w:rFonts w:ascii="Times New Roman" w:hAnsi="Times New Roman" w:cs="Times New Roman"/>
        </w:rPr>
        <w:t xml:space="preserve"> limb scatter</w:t>
      </w:r>
      <w:r w:rsidR="000A3551" w:rsidRPr="00222E24">
        <w:rPr>
          <w:rFonts w:ascii="Times New Roman" w:hAnsi="Times New Roman" w:cs="Times New Roman"/>
        </w:rPr>
        <w:t xml:space="preserve"> sensitivity to aerosol </w:t>
      </w:r>
      <w:r>
        <w:rPr>
          <w:rFonts w:ascii="Times New Roman" w:hAnsi="Times New Roman" w:cs="Times New Roman"/>
        </w:rPr>
        <w:t>and cloud</w:t>
      </w:r>
      <w:r w:rsidR="000A3551" w:rsidRPr="00222E24">
        <w:rPr>
          <w:rFonts w:ascii="Times New Roman" w:hAnsi="Times New Roman" w:cs="Times New Roman"/>
        </w:rPr>
        <w:t xml:space="preserve"> (Rieger et al., 2014). </w:t>
      </w:r>
      <w:r>
        <w:rPr>
          <w:rFonts w:ascii="Times New Roman" w:hAnsi="Times New Roman" w:cs="Times New Roman"/>
        </w:rPr>
        <w:t xml:space="preserve"> Additionally, t</w:t>
      </w:r>
      <w:r w:rsidR="000A3551" w:rsidRPr="00222E24">
        <w:rPr>
          <w:rFonts w:ascii="Times New Roman" w:hAnsi="Times New Roman" w:cs="Times New Roman"/>
        </w:rPr>
        <w:t xml:space="preserve">he </w:t>
      </w:r>
      <w:r>
        <w:rPr>
          <w:rFonts w:ascii="Times New Roman" w:hAnsi="Times New Roman" w:cs="Times New Roman"/>
        </w:rPr>
        <w:t xml:space="preserve">spectral </w:t>
      </w:r>
      <w:r w:rsidR="000A3551" w:rsidRPr="00222E24">
        <w:rPr>
          <w:rFonts w:ascii="Times New Roman" w:hAnsi="Times New Roman" w:cs="Times New Roman"/>
        </w:rPr>
        <w:t xml:space="preserve">bandpass of the AOTF, </w:t>
      </w:r>
      <w:r>
        <w:rPr>
          <w:rFonts w:ascii="Times New Roman" w:hAnsi="Times New Roman" w:cs="Times New Roman"/>
        </w:rPr>
        <w:t>which is typically between 3-6</w:t>
      </w:r>
      <w:r w:rsidR="000A3551">
        <w:rPr>
          <w:rFonts w:ascii="Times New Roman" w:hAnsi="Times New Roman" w:cs="Times New Roman"/>
        </w:rPr>
        <w:t xml:space="preserve"> </w:t>
      </w:r>
      <w:r w:rsidR="000A3551" w:rsidRPr="00222E24">
        <w:rPr>
          <w:rFonts w:ascii="Times New Roman" w:hAnsi="Times New Roman" w:cs="Times New Roman"/>
        </w:rPr>
        <w:t xml:space="preserve">nm </w:t>
      </w:r>
      <w:r>
        <w:rPr>
          <w:rFonts w:ascii="Times New Roman" w:hAnsi="Times New Roman" w:cs="Times New Roman"/>
        </w:rPr>
        <w:t>at these wavelengths</w:t>
      </w:r>
      <w:r w:rsidR="000A3551">
        <w:rPr>
          <w:rFonts w:ascii="Times New Roman" w:hAnsi="Times New Roman" w:cs="Times New Roman"/>
        </w:rPr>
        <w:t>, is</w:t>
      </w:r>
      <w:r w:rsidR="000A3551" w:rsidRPr="00222E24">
        <w:rPr>
          <w:rFonts w:ascii="Times New Roman" w:hAnsi="Times New Roman" w:cs="Times New Roman"/>
        </w:rPr>
        <w:t xml:space="preserve"> </w:t>
      </w:r>
      <w:r w:rsidR="00B93637">
        <w:rPr>
          <w:rFonts w:ascii="Times New Roman" w:hAnsi="Times New Roman" w:cs="Times New Roman"/>
        </w:rPr>
        <w:t xml:space="preserve">very suitable for </w:t>
      </w:r>
      <w:r w:rsidR="000A3551" w:rsidRPr="00222E24">
        <w:rPr>
          <w:rFonts w:ascii="Times New Roman" w:hAnsi="Times New Roman" w:cs="Times New Roman"/>
        </w:rPr>
        <w:t>the broadband scattering characteristic</w:t>
      </w:r>
      <w:r w:rsidR="00B93637">
        <w:rPr>
          <w:rFonts w:ascii="Times New Roman" w:hAnsi="Times New Roman" w:cs="Times New Roman"/>
        </w:rPr>
        <w:t>s</w:t>
      </w:r>
      <w:r w:rsidR="000A3551" w:rsidRPr="00222E24">
        <w:rPr>
          <w:rFonts w:ascii="Times New Roman" w:hAnsi="Times New Roman" w:cs="Times New Roman"/>
        </w:rPr>
        <w:t xml:space="preserve"> of the aerosol </w:t>
      </w:r>
      <w:r w:rsidR="00B93637">
        <w:rPr>
          <w:rFonts w:ascii="Times New Roman" w:hAnsi="Times New Roman" w:cs="Times New Roman"/>
        </w:rPr>
        <w:t xml:space="preserve">limb </w:t>
      </w:r>
      <w:r w:rsidR="000A3551" w:rsidRPr="00222E24">
        <w:rPr>
          <w:rFonts w:ascii="Times New Roman" w:hAnsi="Times New Roman" w:cs="Times New Roman"/>
        </w:rPr>
        <w:t xml:space="preserve">signal. </w:t>
      </w:r>
      <w:r w:rsidR="003614B4">
        <w:rPr>
          <w:rFonts w:ascii="Times New Roman" w:hAnsi="Times New Roman" w:cs="Times New Roman"/>
        </w:rP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14:paraId="7974F76F" w14:textId="0FC95E3D" w:rsidR="00F31679" w:rsidRPr="00222E24" w:rsidRDefault="00B93637" w:rsidP="0060414D">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the basic instrument design concept of ALI is very similar to that of </w:t>
      </w:r>
      <w:r w:rsidR="00E372D8">
        <w:rPr>
          <w:rFonts w:ascii="Times New Roman" w:hAnsi="Times New Roman" w:cs="Times New Roman"/>
        </w:rPr>
        <w:t>t</w:t>
      </w:r>
      <w:r w:rsidR="00F31679" w:rsidRPr="00222E24">
        <w:rPr>
          <w:rFonts w:ascii="Times New Roman" w:hAnsi="Times New Roman" w:cs="Times New Roman"/>
        </w:rPr>
        <w:t xml:space="preserve">he Atmospheric Limb Tracker for the Investigation of the Upcoming Stratosphere (ALTIUS) </w:t>
      </w:r>
      <w:r w:rsidR="00C4131E" w:rsidRPr="00222E24">
        <w:rPr>
          <w:rFonts w:ascii="Times New Roman" w:hAnsi="Times New Roman" w:cs="Times New Roman"/>
        </w:rPr>
        <w:t>(</w:t>
      </w:r>
      <w:r w:rsidR="00F31679" w:rsidRPr="00222E24">
        <w:rPr>
          <w:rFonts w:ascii="Times New Roman" w:hAnsi="Times New Roman" w:cs="Times New Roman"/>
        </w:rPr>
        <w:t>Dekemper</w:t>
      </w:r>
      <w:r w:rsidR="00C4131E" w:rsidRPr="00222E24">
        <w:rPr>
          <w:rFonts w:ascii="Times New Roman" w:hAnsi="Times New Roman" w:cs="Times New Roman"/>
        </w:rPr>
        <w:t xml:space="preserve"> et al., 2012)</w:t>
      </w:r>
      <w:r>
        <w:rPr>
          <w:rFonts w:ascii="Times New Roman" w:hAnsi="Times New Roman" w:cs="Times New Roman"/>
        </w:rPr>
        <w:t>, which</w:t>
      </w:r>
      <w:r w:rsidR="00F31679" w:rsidRPr="00222E24">
        <w:rPr>
          <w:rFonts w:ascii="Times New Roman" w:hAnsi="Times New Roman" w:cs="Times New Roman"/>
        </w:rPr>
        <w:t xml:space="preserve"> is a Belgi</w:t>
      </w:r>
      <w:r>
        <w:rPr>
          <w:rFonts w:ascii="Times New Roman" w:hAnsi="Times New Roman" w:cs="Times New Roman"/>
        </w:rPr>
        <w:t>an</w:t>
      </w:r>
      <w:r w:rsidR="00F31679" w:rsidRPr="00222E24">
        <w:rPr>
          <w:rFonts w:ascii="Times New Roman" w:hAnsi="Times New Roman" w:cs="Times New Roman"/>
        </w:rPr>
        <w:t xml:space="preserve"> instrument </w:t>
      </w:r>
      <w:r w:rsidR="00E372D8">
        <w:rPr>
          <w:rFonts w:ascii="Times New Roman" w:hAnsi="Times New Roman" w:cs="Times New Roman"/>
        </w:rPr>
        <w:t xml:space="preserve">concept </w:t>
      </w:r>
      <w:r w:rsidR="000925F4">
        <w:rPr>
          <w:rFonts w:ascii="Times New Roman" w:hAnsi="Times New Roman" w:cs="Times New Roman"/>
        </w:rPr>
        <w:t>from</w:t>
      </w:r>
      <w:r w:rsidR="000925F4" w:rsidRPr="00222E24">
        <w:rPr>
          <w:rFonts w:ascii="Times New Roman" w:hAnsi="Times New Roman" w:cs="Times New Roman"/>
        </w:rPr>
        <w:t xml:space="preserve"> </w:t>
      </w:r>
      <w:r>
        <w:rPr>
          <w:rFonts w:ascii="Times New Roman" w:hAnsi="Times New Roman" w:cs="Times New Roman"/>
        </w:rPr>
        <w:t xml:space="preserve">at the </w:t>
      </w:r>
      <w:r w:rsidR="00F31679" w:rsidRPr="00222E24">
        <w:rPr>
          <w:rFonts w:ascii="Times New Roman" w:hAnsi="Times New Roman" w:cs="Times New Roman"/>
        </w:rPr>
        <w:t xml:space="preserve">Belgian Institute for Space Aeronomy </w:t>
      </w:r>
      <w:r>
        <w:rPr>
          <w:rFonts w:ascii="Times New Roman" w:hAnsi="Times New Roman" w:cs="Times New Roman"/>
        </w:rPr>
        <w:t>(BIRA)</w:t>
      </w:r>
      <w:r w:rsidR="00E372D8">
        <w:rPr>
          <w:rFonts w:ascii="Times New Roman" w:hAnsi="Times New Roman" w:cs="Times New Roman"/>
        </w:rPr>
        <w:t xml:space="preserve">.  ALTIUS is </w:t>
      </w:r>
      <w:r w:rsidR="000925F4">
        <w:rPr>
          <w:rFonts w:ascii="Times New Roman" w:hAnsi="Times New Roman" w:cs="Times New Roman"/>
        </w:rPr>
        <w:t>designed to</w:t>
      </w:r>
      <w:r w:rsidR="00E372D8">
        <w:rPr>
          <w:rFonts w:ascii="Times New Roman" w:hAnsi="Times New Roman" w:cs="Times New Roman"/>
        </w:rPr>
        <w:t xml:space="preserve"> </w:t>
      </w:r>
      <w:r w:rsidR="00146115">
        <w:rPr>
          <w:rFonts w:ascii="Times New Roman" w:hAnsi="Times New Roman" w:cs="Times New Roman"/>
        </w:rPr>
        <w:t>measur</w:t>
      </w:r>
      <w:r w:rsidR="000925F4">
        <w:rPr>
          <w:rFonts w:ascii="Times New Roman" w:hAnsi="Times New Roman" w:cs="Times New Roman"/>
        </w:rPr>
        <w:t>e</w:t>
      </w:r>
      <w:r w:rsidR="00E372D8">
        <w:rPr>
          <w:rFonts w:ascii="Times New Roman" w:hAnsi="Times New Roman" w:cs="Times New Roman"/>
        </w:rPr>
        <w:t xml:space="preserve"> </w:t>
      </w:r>
      <w:r w:rsidR="00F31679" w:rsidRPr="00222E24">
        <w:rPr>
          <w:rFonts w:ascii="Times New Roman" w:hAnsi="Times New Roman" w:cs="Times New Roman"/>
        </w:rPr>
        <w:t>limb scatter</w:t>
      </w:r>
      <w:r w:rsidR="00E372D8">
        <w:rPr>
          <w:rFonts w:ascii="Times New Roman" w:hAnsi="Times New Roman" w:cs="Times New Roman"/>
        </w:rPr>
        <w:t>ed</w:t>
      </w:r>
      <w:r w:rsidR="00F31679" w:rsidRPr="00222E24">
        <w:rPr>
          <w:rFonts w:ascii="Times New Roman" w:hAnsi="Times New Roman" w:cs="Times New Roman"/>
        </w:rPr>
        <w:t xml:space="preserve"> </w:t>
      </w:r>
      <w:r w:rsidR="00CD2DB9">
        <w:rPr>
          <w:rFonts w:ascii="Times New Roman" w:hAnsi="Times New Roman" w:cs="Times New Roman"/>
        </w:rPr>
        <w:t xml:space="preserve">sunlight; however, it </w:t>
      </w:r>
      <w:r w:rsidR="000925F4">
        <w:rPr>
          <w:rFonts w:ascii="Times New Roman" w:hAnsi="Times New Roman" w:cs="Times New Roman"/>
        </w:rPr>
        <w:t xml:space="preserve">also </w:t>
      </w:r>
      <w:r w:rsidR="00E372D8">
        <w:rPr>
          <w:rFonts w:ascii="Times New Roman" w:hAnsi="Times New Roman" w:cs="Times New Roman"/>
        </w:rPr>
        <w:t xml:space="preserve">has </w:t>
      </w:r>
      <w:r w:rsidR="00F31679" w:rsidRPr="00222E24">
        <w:rPr>
          <w:rFonts w:ascii="Times New Roman" w:hAnsi="Times New Roman" w:cs="Times New Roman"/>
        </w:rPr>
        <w:t>solar, stellar, and planetary occultation</w:t>
      </w:r>
      <w:r w:rsidR="000925F4">
        <w:rPr>
          <w:rFonts w:ascii="Times New Roman" w:hAnsi="Times New Roman" w:cs="Times New Roman"/>
        </w:rPr>
        <w:t xml:space="preserve"> modes</w:t>
      </w:r>
      <w:r w:rsidR="00E372D8">
        <w:rPr>
          <w:rFonts w:ascii="Times New Roman" w:hAnsi="Times New Roman" w:cs="Times New Roman"/>
        </w:rPr>
        <w:t xml:space="preserve"> and is scientifically focused on trace gas measurements, particularly </w:t>
      </w:r>
      <w:r w:rsidR="000925F4">
        <w:rPr>
          <w:rFonts w:ascii="Times New Roman" w:hAnsi="Times New Roman" w:cs="Times New Roman"/>
        </w:rPr>
        <w:t xml:space="preserve">for </w:t>
      </w:r>
      <w:r w:rsidR="00E372D8">
        <w:rPr>
          <w:rFonts w:ascii="Times New Roman" w:hAnsi="Times New Roman" w:cs="Times New Roman"/>
        </w:rPr>
        <w:t xml:space="preserve">ozone, whereas ALI is optimized for aerosol observation.  </w:t>
      </w:r>
    </w:p>
    <w:p w14:paraId="59E5A404" w14:textId="393741FE"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t xml:space="preserve">2 </w:t>
      </w:r>
      <w:r w:rsidR="000925F4">
        <w:rPr>
          <w:rFonts w:ascii="Times New Roman" w:hAnsi="Times New Roman" w:cs="Times New Roman"/>
        </w:rPr>
        <w:t xml:space="preserve">ALI </w:t>
      </w:r>
      <w:r w:rsidR="00F31679" w:rsidRPr="00222E24">
        <w:rPr>
          <w:rFonts w:ascii="Times New Roman" w:hAnsi="Times New Roman" w:cs="Times New Roman"/>
        </w:rPr>
        <w:t>Instrument Design</w:t>
      </w:r>
    </w:p>
    <w:p w14:paraId="59D206C4" w14:textId="63314589"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w:t>
      </w:r>
      <w:r w:rsidR="00A94454">
        <w:rPr>
          <w:rFonts w:ascii="Times New Roman" w:hAnsi="Times New Roman" w:cs="Times New Roman"/>
        </w:rPr>
        <w:t>optical</w:t>
      </w:r>
      <w:r w:rsidR="00A94454" w:rsidRPr="00222E24">
        <w:rPr>
          <w:rFonts w:ascii="Times New Roman" w:hAnsi="Times New Roman" w:cs="Times New Roman"/>
        </w:rPr>
        <w:t xml:space="preserve"> </w:t>
      </w:r>
      <w:r w:rsidRPr="00222E24">
        <w:rPr>
          <w:rFonts w:ascii="Times New Roman" w:hAnsi="Times New Roman" w:cs="Times New Roman"/>
        </w:rPr>
        <w:t xml:space="preserve">system that </w:t>
      </w:r>
      <w:r w:rsidR="000925F4">
        <w:rPr>
          <w:rFonts w:ascii="Times New Roman" w:hAnsi="Times New Roman" w:cs="Times New Roman"/>
        </w:rPr>
        <w:t>images</w:t>
      </w:r>
      <w:r w:rsidR="000925F4" w:rsidRPr="00222E24">
        <w:rPr>
          <w:rFonts w:ascii="Times New Roman" w:hAnsi="Times New Roman" w:cs="Times New Roman"/>
        </w:rPr>
        <w:t xml:space="preserve"> </w:t>
      </w:r>
      <w:r w:rsidR="000925F4">
        <w:rPr>
          <w:rFonts w:ascii="Times New Roman" w:hAnsi="Times New Roman" w:cs="Times New Roman"/>
        </w:rPr>
        <w:t xml:space="preserve">essentially </w:t>
      </w:r>
      <w:r w:rsidRPr="00222E24">
        <w:rPr>
          <w:rFonts w:ascii="Times New Roman" w:hAnsi="Times New Roman" w:cs="Times New Roman"/>
        </w:rPr>
        <w:t xml:space="preserve">a single wavelength at a time through the use of an </w:t>
      </w:r>
      <w:r w:rsidR="00A94454">
        <w:rPr>
          <w:rFonts w:ascii="Times New Roman" w:hAnsi="Times New Roman" w:cs="Times New Roman"/>
        </w:rPr>
        <w:t>acousto-optic tunable filter (</w:t>
      </w:r>
      <w:r w:rsidRPr="00222E24">
        <w:rPr>
          <w:rFonts w:ascii="Times New Roman" w:hAnsi="Times New Roman" w:cs="Times New Roman"/>
        </w:rPr>
        <w:t>AOTF</w:t>
      </w:r>
      <w:r w:rsidR="00A94454">
        <w:rPr>
          <w:rFonts w:ascii="Times New Roman" w:hAnsi="Times New Roman" w:cs="Times New Roman"/>
        </w:rPr>
        <w:t>)</w:t>
      </w:r>
      <w:r w:rsidRPr="00222E24">
        <w:rPr>
          <w:rFonts w:ascii="Times New Roman" w:hAnsi="Times New Roman" w:cs="Times New Roman"/>
        </w:rPr>
        <w:t>. The AOTF is a unique device that allows for the filtering without</w:t>
      </w:r>
      <w:r w:rsidR="000925F4">
        <w:rPr>
          <w:rFonts w:ascii="Times New Roman" w:hAnsi="Times New Roman" w:cs="Times New Roman"/>
        </w:rPr>
        <w:t xml:space="preserve"> </w:t>
      </w:r>
      <w:r w:rsidRPr="00222E24">
        <w:rPr>
          <w:rFonts w:ascii="Times New Roman" w:hAnsi="Times New Roman" w:cs="Times New Roman"/>
        </w:rPr>
        <w:lastRenderedPageBreak/>
        <w:t xml:space="preserve">any </w:t>
      </w:r>
      <w:r w:rsidR="000925F4">
        <w:rPr>
          <w:rFonts w:ascii="Times New Roman" w:hAnsi="Times New Roman" w:cs="Times New Roman"/>
        </w:rPr>
        <w:t>moving</w:t>
      </w:r>
      <w:r w:rsidR="000925F4" w:rsidRPr="00222E24">
        <w:rPr>
          <w:rFonts w:ascii="Times New Roman" w:hAnsi="Times New Roman" w:cs="Times New Roman"/>
        </w:rPr>
        <w:t xml:space="preserve"> </w:t>
      </w:r>
      <w:r w:rsidRPr="00222E24">
        <w:rPr>
          <w:rFonts w:ascii="Times New Roman" w:hAnsi="Times New Roman" w:cs="Times New Roman"/>
        </w:rPr>
        <w:t xml:space="preserve">parts </w:t>
      </w:r>
      <w:r w:rsidR="000925F4">
        <w:rPr>
          <w:rFonts w:ascii="Times New Roman" w:hAnsi="Times New Roman" w:cs="Times New Roman"/>
        </w:rPr>
        <w:t>and relatively</w:t>
      </w:r>
      <w:r w:rsidR="000925F4" w:rsidRPr="00222E24">
        <w:rPr>
          <w:rFonts w:ascii="Times New Roman" w:hAnsi="Times New Roman" w:cs="Times New Roman"/>
        </w:rPr>
        <w:t xml:space="preserve"> </w:t>
      </w:r>
      <w:r w:rsidRPr="00222E24">
        <w:rPr>
          <w:rFonts w:ascii="Times New Roman" w:hAnsi="Times New Roman" w:cs="Times New Roman"/>
        </w:rPr>
        <w:t xml:space="preserve">low power consumption. However, the AOTF </w:t>
      </w:r>
      <w:r w:rsidR="000925F4">
        <w:rPr>
          <w:rFonts w:ascii="Times New Roman" w:hAnsi="Times New Roman" w:cs="Times New Roman"/>
        </w:rPr>
        <w:t xml:space="preserve">operation </w:t>
      </w:r>
      <w:r w:rsidRPr="00222E24">
        <w:rPr>
          <w:rFonts w:ascii="Times New Roman" w:hAnsi="Times New Roman" w:cs="Times New Roman"/>
        </w:rPr>
        <w:t>requires</w:t>
      </w:r>
      <w:r w:rsidR="000925F4">
        <w:rPr>
          <w:rFonts w:ascii="Times New Roman" w:hAnsi="Times New Roman" w:cs="Times New Roman"/>
        </w:rPr>
        <w:t xml:space="preserve"> </w:t>
      </w:r>
      <w:r w:rsidR="00FA6BF2">
        <w:rPr>
          <w:rFonts w:ascii="Times New Roman" w:hAnsi="Times New Roman" w:cs="Times New Roman"/>
        </w:rPr>
        <w:t xml:space="preserve">important </w:t>
      </w:r>
      <w:r w:rsidR="000925F4">
        <w:rPr>
          <w:rFonts w:ascii="Times New Roman" w:hAnsi="Times New Roman" w:cs="Times New Roman"/>
        </w:rPr>
        <w:t>instrument design</w:t>
      </w:r>
      <w:r w:rsidRPr="00222E24">
        <w:rPr>
          <w:rFonts w:ascii="Times New Roman" w:hAnsi="Times New Roman" w:cs="Times New Roman"/>
        </w:rPr>
        <w:t xml:space="preserve"> consideration</w:t>
      </w:r>
      <w:r w:rsidR="000925F4">
        <w:rPr>
          <w:rFonts w:ascii="Times New Roman" w:hAnsi="Times New Roman" w:cs="Times New Roman"/>
        </w:rPr>
        <w:t>s</w:t>
      </w:r>
      <w:r w:rsidRPr="00222E24">
        <w:rPr>
          <w:rFonts w:ascii="Times New Roman" w:hAnsi="Times New Roman" w:cs="Times New Roman"/>
        </w:rPr>
        <w:t xml:space="preserve"> to account for its optical </w:t>
      </w:r>
      <w:r w:rsidR="00CD2DB9">
        <w:rPr>
          <w:rFonts w:ascii="Times New Roman" w:hAnsi="Times New Roman" w:cs="Times New Roman"/>
        </w:rPr>
        <w:t>operation</w:t>
      </w:r>
      <w:r w:rsidRPr="00222E24">
        <w:rPr>
          <w:rFonts w:ascii="Times New Roman" w:hAnsi="Times New Roman" w:cs="Times New Roman"/>
        </w:rPr>
        <w:t xml:space="preserve">. </w:t>
      </w:r>
      <w:r w:rsidR="000925F4">
        <w:rPr>
          <w:rFonts w:ascii="Times New Roman" w:hAnsi="Times New Roman" w:cs="Times New Roman"/>
        </w:rPr>
        <w:t>For example, the</w:t>
      </w:r>
      <w:r w:rsidRPr="00222E24">
        <w:rPr>
          <w:rFonts w:ascii="Times New Roman" w:hAnsi="Times New Roman" w:cs="Times New Roman"/>
        </w:rPr>
        <w:t xml:space="preserve"> diffractive qualities </w:t>
      </w:r>
      <w:r w:rsidR="000925F4">
        <w:rPr>
          <w:rFonts w:ascii="Times New Roman" w:hAnsi="Times New Roman" w:cs="Times New Roman"/>
        </w:rPr>
        <w:t xml:space="preserve">of the AOTF </w:t>
      </w:r>
      <w:r w:rsidRPr="00222E24">
        <w:rPr>
          <w:rFonts w:ascii="Times New Roman" w:hAnsi="Times New Roman" w:cs="Times New Roman"/>
        </w:rPr>
        <w:t xml:space="preserve">depend on the angle that light enters the device. </w:t>
      </w:r>
      <w:r w:rsidR="00FA6BF2">
        <w:rPr>
          <w:rFonts w:ascii="Times New Roman" w:hAnsi="Times New Roman" w:cs="Times New Roman"/>
        </w:rPr>
        <w:t>Additionally, in practice</w:t>
      </w:r>
      <w:r w:rsidRPr="00222E24">
        <w:rPr>
          <w:rFonts w:ascii="Times New Roman" w:hAnsi="Times New Roman" w:cs="Times New Roman"/>
        </w:rPr>
        <w:t xml:space="preserve"> the AOTF </w:t>
      </w:r>
      <w:r w:rsidR="00FA6BF2">
        <w:rPr>
          <w:rFonts w:ascii="Times New Roman" w:hAnsi="Times New Roman" w:cs="Times New Roman"/>
        </w:rPr>
        <w:t>output is limited to a single linear</w:t>
      </w:r>
      <w:r w:rsidRPr="00222E24">
        <w:rPr>
          <w:rFonts w:ascii="Times New Roman" w:hAnsi="Times New Roman" w:cs="Times New Roman"/>
        </w:rPr>
        <w:t xml:space="preserve"> polarization</w:t>
      </w:r>
      <w:r w:rsidR="00FA6BF2">
        <w:rPr>
          <w:rFonts w:ascii="Times New Roman" w:hAnsi="Times New Roman" w:cs="Times New Roman"/>
        </w:rPr>
        <w:t>, which</w:t>
      </w:r>
      <w:r w:rsidRPr="00222E24">
        <w:rPr>
          <w:rFonts w:ascii="Times New Roman" w:hAnsi="Times New Roman" w:cs="Times New Roman"/>
        </w:rPr>
        <w:t xml:space="preserve"> reduce</w:t>
      </w:r>
      <w:r w:rsidR="00FA6BF2">
        <w:rPr>
          <w:rFonts w:ascii="Times New Roman" w:hAnsi="Times New Roman" w:cs="Times New Roman"/>
        </w:rPr>
        <w:t>s</w:t>
      </w:r>
      <w:r w:rsidRPr="00222E24">
        <w:rPr>
          <w:rFonts w:ascii="Times New Roman" w:hAnsi="Times New Roman" w:cs="Times New Roman"/>
        </w:rPr>
        <w:t xml:space="preserve"> the </w:t>
      </w:r>
      <w:r w:rsidR="00C4131E" w:rsidRPr="00222E24">
        <w:rPr>
          <w:rFonts w:ascii="Times New Roman" w:hAnsi="Times New Roman" w:cs="Times New Roman"/>
        </w:rPr>
        <w:t xml:space="preserve">system </w:t>
      </w:r>
      <w:r w:rsidR="00FA6BF2">
        <w:rPr>
          <w:rFonts w:ascii="Times New Roman" w:hAnsi="Times New Roman" w:cs="Times New Roman"/>
        </w:rPr>
        <w:t>throughput and causes potential internal</w:t>
      </w:r>
      <w:r w:rsidRPr="00222E24">
        <w:rPr>
          <w:rFonts w:ascii="Times New Roman" w:hAnsi="Times New Roman" w:cs="Times New Roman"/>
        </w:rPr>
        <w:t xml:space="preserve"> stray light </w:t>
      </w:r>
      <w:r w:rsidR="00FA6BF2">
        <w:rPr>
          <w:rFonts w:ascii="Times New Roman" w:hAnsi="Times New Roman" w:cs="Times New Roman"/>
        </w:rPr>
        <w:t xml:space="preserve">in </w:t>
      </w:r>
      <w:r w:rsidRPr="00222E24">
        <w:rPr>
          <w:rFonts w:ascii="Times New Roman" w:hAnsi="Times New Roman" w:cs="Times New Roman"/>
        </w:rPr>
        <w:t>the system through the rejection of the other linear polarization.</w:t>
      </w:r>
      <w:r w:rsidR="00FA6BF2">
        <w:rPr>
          <w:rFonts w:ascii="Times New Roman" w:hAnsi="Times New Roman" w:cs="Times New Roman"/>
        </w:rPr>
        <w:t xml:space="preserve">  The following sections provide a brief introduction to the physical operation of the AOTF, considerations for implementation in a system designed specifically for aerosol, and an overview of the final ALI optical design. </w:t>
      </w:r>
    </w:p>
    <w:p w14:paraId="695A7AD2" w14:textId="77777777"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t xml:space="preserve">2.1 </w:t>
      </w:r>
      <w:r w:rsidR="00F31679" w:rsidRPr="00222E24">
        <w:rPr>
          <w:rFonts w:ascii="Times New Roman" w:hAnsi="Times New Roman" w:cs="Times New Roman"/>
        </w:rPr>
        <w:t>Acousto-Optical Tunable Filter</w:t>
      </w:r>
    </w:p>
    <w:p w14:paraId="416F2D6F" w14:textId="00213A01" w:rsidR="000D5D02"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w:t>
      </w:r>
      <w:r w:rsidR="00344C09">
        <w:rPr>
          <w:rFonts w:ascii="Times New Roman" w:hAnsi="Times New Roman" w:cs="Times New Roman"/>
        </w:rPr>
        <w:t xml:space="preserve"> for the</w:t>
      </w:r>
      <w:r w:rsidRPr="00222E24">
        <w:rPr>
          <w:rFonts w:ascii="Times New Roman" w:hAnsi="Times New Roman" w:cs="Times New Roman"/>
        </w:rPr>
        <w:t xml:space="preserve"> two dimensional spatial imaging is the AOTF</w:t>
      </w:r>
      <w:r w:rsidR="00344C09">
        <w:rPr>
          <w:rFonts w:ascii="Times New Roman" w:hAnsi="Times New Roman" w:cs="Times New Roman"/>
        </w:rPr>
        <w:t>, which is typically made from a birefringent crystal.</w:t>
      </w:r>
      <w:r w:rsidRPr="00222E24">
        <w:rPr>
          <w:rFonts w:ascii="Times New Roman" w:hAnsi="Times New Roman" w:cs="Times New Roman"/>
        </w:rPr>
        <w:t xml:space="preserve"> </w:t>
      </w:r>
      <w:r w:rsidR="00344C09">
        <w:rPr>
          <w:rFonts w:ascii="Times New Roman" w:hAnsi="Times New Roman" w:cs="Times New Roman"/>
        </w:rPr>
        <w:t xml:space="preserve">A </w:t>
      </w:r>
      <w:r w:rsidR="004D1714">
        <w:rPr>
          <w:rFonts w:ascii="Times New Roman" w:hAnsi="Times New Roman" w:cs="Times New Roman"/>
        </w:rPr>
        <w:t>radio f</w:t>
      </w:r>
      <w:r w:rsidR="00344C09">
        <w:rPr>
          <w:rFonts w:ascii="Times New Roman" w:hAnsi="Times New Roman" w:cs="Times New Roman"/>
        </w:rPr>
        <w:t>requency (RF)</w:t>
      </w:r>
      <w:r w:rsidRPr="00222E24">
        <w:rPr>
          <w:rFonts w:ascii="Times New Roman" w:hAnsi="Times New Roman" w:cs="Times New Roman"/>
        </w:rPr>
        <w:t xml:space="preserve"> wave</w:t>
      </w:r>
      <w:r w:rsidR="00222E24" w:rsidRPr="00222E24">
        <w:rPr>
          <w:rFonts w:ascii="Times New Roman" w:hAnsi="Times New Roman" w:cs="Times New Roman"/>
        </w:rPr>
        <w:t xml:space="preserve"> </w:t>
      </w:r>
      <w:r w:rsidRPr="00222E24">
        <w:rPr>
          <w:rFonts w:ascii="Times New Roman" w:hAnsi="Times New Roman" w:cs="Times New Roman"/>
        </w:rPr>
        <w:t>is propagated through the crystal</w:t>
      </w:r>
      <w:r w:rsidR="00344C09">
        <w:rPr>
          <w:rFonts w:ascii="Times New Roman" w:hAnsi="Times New Roman" w:cs="Times New Roman"/>
        </w:rPr>
        <w:t>,</w:t>
      </w:r>
      <w:r w:rsidRPr="00222E24">
        <w:rPr>
          <w:rFonts w:ascii="Times New Roman" w:hAnsi="Times New Roman" w:cs="Times New Roman"/>
        </w:rPr>
        <w:t xml:space="preserve"> and forms a</w:t>
      </w:r>
      <w:r w:rsidR="00344C09">
        <w:rPr>
          <w:rFonts w:ascii="Times New Roman" w:hAnsi="Times New Roman" w:cs="Times New Roman"/>
        </w:rPr>
        <w:t>n acoustic</w:t>
      </w:r>
      <w:r w:rsidRPr="00222E24">
        <w:rPr>
          <w:rFonts w:ascii="Times New Roman" w:hAnsi="Times New Roman" w:cs="Times New Roman"/>
        </w:rPr>
        <w:t xml:space="preserve"> standing wave </w:t>
      </w:r>
      <w:r w:rsidR="00344C09">
        <w:rPr>
          <w:rFonts w:ascii="Times New Roman" w:hAnsi="Times New Roman" w:cs="Times New Roman"/>
        </w:rPr>
        <w:t>that</w:t>
      </w:r>
      <w:r w:rsidRPr="00222E24">
        <w:rPr>
          <w:rFonts w:ascii="Times New Roman" w:hAnsi="Times New Roman" w:cs="Times New Roman"/>
        </w:rPr>
        <w:t xml:space="preserve"> </w:t>
      </w:r>
      <w:r w:rsidR="00344C09">
        <w:rPr>
          <w:rFonts w:ascii="Times New Roman" w:hAnsi="Times New Roman" w:cs="Times New Roman"/>
        </w:rPr>
        <w:t>interacts with an incoming beam of light</w:t>
      </w:r>
      <w:r w:rsidR="00344C09" w:rsidRPr="00222E24">
        <w:rPr>
          <w:rFonts w:ascii="Times New Roman" w:hAnsi="Times New Roman" w:cs="Times New Roman"/>
        </w:rPr>
        <w:t xml:space="preserve"> </w:t>
      </w:r>
      <w:r w:rsidR="00CD2DB9">
        <w:rPr>
          <w:rFonts w:ascii="Times New Roman" w:hAnsi="Times New Roman" w:cs="Times New Roman"/>
        </w:rPr>
        <w:t>in</w:t>
      </w:r>
      <w:r w:rsidR="00344C09">
        <w:rPr>
          <w:rFonts w:ascii="Times New Roman" w:hAnsi="Times New Roman" w:cs="Times New Roman"/>
        </w:rPr>
        <w:t xml:space="preserve"> an</w:t>
      </w:r>
      <w:r w:rsidR="00344C09" w:rsidRPr="00222E24">
        <w:rPr>
          <w:rFonts w:ascii="Times New Roman" w:hAnsi="Times New Roman" w:cs="Times New Roman"/>
        </w:rPr>
        <w:t xml:space="preserve"> </w:t>
      </w:r>
      <w:r w:rsidRPr="00222E24">
        <w:rPr>
          <w:rFonts w:ascii="Times New Roman" w:hAnsi="Times New Roman" w:cs="Times New Roman"/>
        </w:rPr>
        <w:t xml:space="preserve">effect similar to </w:t>
      </w:r>
      <w:r w:rsidR="00344C09">
        <w:rPr>
          <w:rFonts w:ascii="Times New Roman" w:hAnsi="Times New Roman" w:cs="Times New Roman"/>
        </w:rPr>
        <w:t xml:space="preserve">the </w:t>
      </w:r>
      <w:r w:rsidRPr="00222E24">
        <w:rPr>
          <w:rFonts w:ascii="Times New Roman" w:hAnsi="Times New Roman" w:cs="Times New Roman"/>
        </w:rPr>
        <w:t>diffraction of a specific wavelength. The use of an AOTF for an imaging system has several distinct advantages due to its low mass, fast stabilization times of a few microseconds, and no moving parts.</w:t>
      </w:r>
      <w:r w:rsidR="000D5D02">
        <w:rPr>
          <w:rFonts w:ascii="Times New Roman" w:hAnsi="Times New Roman" w:cs="Times New Roman"/>
        </w:rPr>
        <w:t xml:space="preserve"> </w:t>
      </w:r>
      <w:r w:rsidR="00344C09">
        <w:rPr>
          <w:rFonts w:ascii="Times New Roman" w:hAnsi="Times New Roman" w:cs="Times New Roman"/>
        </w:rPr>
        <w:t>Although many applications use small, non-imaging AOTF’s with various configurations, l</w:t>
      </w:r>
      <w:r w:rsidRPr="00222E24">
        <w:rPr>
          <w:rFonts w:ascii="Times New Roman" w:hAnsi="Times New Roman" w:cs="Times New Roman"/>
        </w:rPr>
        <w:t>arge aperture, birefringent, non-collinear acousto</w:t>
      </w:r>
      <w:r w:rsidR="00344C09">
        <w:rPr>
          <w:rFonts w:ascii="Times New Roman" w:hAnsi="Times New Roman" w:cs="Times New Roman"/>
        </w:rPr>
        <w:t>-optic</w:t>
      </w:r>
      <w:r w:rsidRPr="00222E24">
        <w:rPr>
          <w:rFonts w:ascii="Times New Roman" w:hAnsi="Times New Roman" w:cs="Times New Roman"/>
        </w:rPr>
        <w:t xml:space="preserve"> devices are </w:t>
      </w:r>
      <w:r w:rsidR="00344C09">
        <w:rPr>
          <w:rFonts w:ascii="Times New Roman" w:hAnsi="Times New Roman" w:cs="Times New Roman"/>
        </w:rPr>
        <w:t xml:space="preserve">typically </w:t>
      </w:r>
      <w:r w:rsidRPr="00222E24">
        <w:rPr>
          <w:rFonts w:ascii="Times New Roman" w:hAnsi="Times New Roman" w:cs="Times New Roman"/>
        </w:rPr>
        <w:t>used in imaging systems</w:t>
      </w:r>
      <w:r w:rsidR="000D5D02">
        <w:rPr>
          <w:rFonts w:ascii="Times New Roman" w:hAnsi="Times New Roman" w:cs="Times New Roman"/>
        </w:rPr>
        <w:t>.</w:t>
      </w:r>
      <w:r w:rsidRPr="00222E24">
        <w:rPr>
          <w:rFonts w:ascii="Times New Roman" w:hAnsi="Times New Roman" w:cs="Times New Roman"/>
        </w:rPr>
        <w:t xml:space="preserve"> A non-collinear device is </w:t>
      </w:r>
      <w:r w:rsidR="00CD2DB9">
        <w:rPr>
          <w:rFonts w:ascii="Times New Roman" w:hAnsi="Times New Roman" w:cs="Times New Roman"/>
        </w:rPr>
        <w:t xml:space="preserve">one </w:t>
      </w:r>
      <w:r w:rsidRPr="00222E24">
        <w:rPr>
          <w:rFonts w:ascii="Times New Roman" w:hAnsi="Times New Roman" w:cs="Times New Roman"/>
        </w:rPr>
        <w:t xml:space="preserve">where the input </w:t>
      </w:r>
      <w:r w:rsidR="000D5D02">
        <w:rPr>
          <w:rFonts w:ascii="Times New Roman" w:hAnsi="Times New Roman" w:cs="Times New Roman"/>
        </w:rPr>
        <w:t>light beam</w:t>
      </w:r>
      <w:r w:rsidRPr="00222E24">
        <w:rPr>
          <w:rFonts w:ascii="Times New Roman" w:hAnsi="Times New Roman" w:cs="Times New Roman"/>
        </w:rPr>
        <w:t xml:space="preserve"> and </w:t>
      </w:r>
      <w:r w:rsidR="000D5D02">
        <w:rPr>
          <w:rFonts w:ascii="Times New Roman" w:hAnsi="Times New Roman" w:cs="Times New Roman"/>
        </w:rPr>
        <w:t xml:space="preserve">the RF </w:t>
      </w:r>
      <w:r w:rsidRPr="00222E24">
        <w:rPr>
          <w:rFonts w:ascii="Times New Roman" w:hAnsi="Times New Roman" w:cs="Times New Roman"/>
        </w:rPr>
        <w:t xml:space="preserve">acoustic wave are not aligned. Thanks to recent advancements </w:t>
      </w:r>
      <w:r w:rsidR="000D5D02">
        <w:rPr>
          <w:rFonts w:ascii="Times New Roman" w:hAnsi="Times New Roman" w:cs="Times New Roman"/>
        </w:rPr>
        <w:t>in</w:t>
      </w:r>
      <w:r w:rsidRPr="00222E24">
        <w:rPr>
          <w:rFonts w:ascii="Times New Roman" w:hAnsi="Times New Roman" w:cs="Times New Roman"/>
        </w:rPr>
        <w:t xml:space="preserve"> non-collinear AOTF technology these devices </w:t>
      </w:r>
      <w:r w:rsidR="000D5D02">
        <w:rPr>
          <w:rFonts w:ascii="Times New Roman" w:hAnsi="Times New Roman" w:cs="Times New Roman"/>
        </w:rPr>
        <w:t>now have relatively high</w:t>
      </w:r>
      <w:r w:rsidRPr="00222E24">
        <w:rPr>
          <w:rFonts w:ascii="Times New Roman" w:hAnsi="Times New Roman" w:cs="Times New Roman"/>
        </w:rPr>
        <w:t xml:space="preserve"> efficien</w:t>
      </w:r>
      <w:r w:rsidR="000D5D02">
        <w:rPr>
          <w:rFonts w:ascii="Times New Roman" w:hAnsi="Times New Roman" w:cs="Times New Roman"/>
        </w:rPr>
        <w:t>c</w:t>
      </w:r>
      <w:r w:rsidRPr="00222E24">
        <w:rPr>
          <w:rFonts w:ascii="Times New Roman" w:hAnsi="Times New Roman" w:cs="Times New Roman"/>
        </w:rPr>
        <w:t xml:space="preserve">y </w:t>
      </w:r>
      <w:r w:rsidR="000D5D02">
        <w:rPr>
          <w:rFonts w:ascii="Times New Roman" w:hAnsi="Times New Roman" w:cs="Times New Roman"/>
        </w:rPr>
        <w:t>and robust imaging quality</w:t>
      </w:r>
      <w:r w:rsidRPr="00222E24">
        <w:rPr>
          <w:rFonts w:ascii="Times New Roman" w:hAnsi="Times New Roman" w:cs="Times New Roman"/>
        </w:rPr>
        <w:t xml:space="preserve"> </w:t>
      </w:r>
      <w:r w:rsidR="00222E24" w:rsidRPr="00222E24">
        <w:rPr>
          <w:rFonts w:ascii="Times New Roman" w:hAnsi="Times New Roman" w:cs="Times New Roman"/>
        </w:rPr>
        <w:t>(</w:t>
      </w:r>
      <w:r w:rsidRPr="00222E24">
        <w:rPr>
          <w:rFonts w:ascii="Times New Roman" w:hAnsi="Times New Roman" w:cs="Times New Roman"/>
        </w:rPr>
        <w:t>Georgiev</w:t>
      </w:r>
      <w:r w:rsidR="00222E24" w:rsidRPr="00222E24">
        <w:rPr>
          <w:rFonts w:ascii="Times New Roman" w:hAnsi="Times New Roman" w:cs="Times New Roman"/>
        </w:rPr>
        <w:t xml:space="preserve"> et al., 2002; </w:t>
      </w:r>
      <w:r w:rsidRPr="00222E24">
        <w:rPr>
          <w:rFonts w:ascii="Times New Roman" w:hAnsi="Times New Roman" w:cs="Times New Roman"/>
        </w:rPr>
        <w:t>Voloshinov</w:t>
      </w:r>
      <w:r w:rsidR="00222E24" w:rsidRPr="00222E24">
        <w:rPr>
          <w:rFonts w:ascii="Times New Roman" w:hAnsi="Times New Roman" w:cs="Times New Roman"/>
        </w:rPr>
        <w:t xml:space="preserve"> et al., 2007)</w:t>
      </w:r>
      <w:r w:rsidRPr="00222E24">
        <w:rPr>
          <w:rFonts w:ascii="Times New Roman" w:hAnsi="Times New Roman" w:cs="Times New Roman"/>
        </w:rPr>
        <w:t xml:space="preserve">. </w:t>
      </w:r>
    </w:p>
    <w:p w14:paraId="1CB4C6A6" w14:textId="612EDEC1" w:rsidR="00F31679" w:rsidRPr="00222E24"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To create the diffraction of a specific wavelength, a momentum matching criteria must be held where the wave vectors of the ac</w:t>
      </w:r>
      <w:del w:id="106" w:author="Elash, Brenden" w:date="2015-09-09T12:05:00Z">
        <w:r w:rsidR="000D5D02" w:rsidDel="00BE13A6">
          <w:rPr>
            <w:rFonts w:ascii="Times New Roman" w:hAnsi="Times New Roman" w:cs="Times New Roman"/>
          </w:rPr>
          <w:delText xml:space="preserve"> </w:delText>
        </w:r>
      </w:del>
      <w:r w:rsidRPr="00222E24">
        <w:rPr>
          <w:rFonts w:ascii="Times New Roman" w:hAnsi="Times New Roman" w:cs="Times New Roman"/>
        </w:rPr>
        <w:t xml:space="preserve">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14:paraId="5E358C58" w14:textId="77777777" w:rsidR="00222E24" w:rsidRPr="00222E24" w:rsidRDefault="005F6F1B"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14:paraId="4755F518" w14:textId="572730C2"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w:t>
      </w:r>
      <w:del w:id="107" w:author="Elash, Brenden" w:date="2015-09-10T12:13:00Z">
        <w:r w:rsidRPr="00222E24" w:rsidDel="00A977A0">
          <w:rPr>
            <w:rFonts w:ascii="Times New Roman" w:hAnsi="Times New Roman" w:cs="Times New Roman"/>
          </w:rPr>
          <w:delText xml:space="preserve">incoming </w:delText>
        </w:r>
      </w:del>
      <w:ins w:id="108" w:author="Elash, Brenden" w:date="2015-09-10T12:13:00Z">
        <w:r w:rsidR="00A977A0" w:rsidRPr="00222E24">
          <w:rPr>
            <w:rFonts w:ascii="Times New Roman" w:hAnsi="Times New Roman" w:cs="Times New Roman"/>
          </w:rPr>
          <w:t>inc</w:t>
        </w:r>
        <w:r w:rsidR="00A977A0">
          <w:rPr>
            <w:rFonts w:ascii="Times New Roman" w:hAnsi="Times New Roman" w:cs="Times New Roman"/>
          </w:rPr>
          <w:t>ident</w:t>
        </w:r>
        <w:r w:rsidR="00A977A0" w:rsidRPr="00222E24">
          <w:rPr>
            <w:rFonts w:ascii="Times New Roman" w:hAnsi="Times New Roman" w:cs="Times New Roman"/>
          </w:rPr>
          <w:t xml:space="preserve"> </w:t>
        </w:r>
      </w:ins>
      <w:r w:rsidRPr="00222E24">
        <w:rPr>
          <w:rFonts w:ascii="Times New Roman" w:hAnsi="Times New Roman" w:cs="Times New Roman"/>
        </w:rPr>
        <w:t xml:space="preserve">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r w:rsidR="00210B41" w:rsidRPr="00222E24">
        <w:rPr>
          <w:rFonts w:ascii="Times New Roman" w:hAnsi="Times New Roman" w:cs="Times New Roman"/>
        </w:rPr>
        <w:t>parameters</w:t>
      </w:r>
      <w:r w:rsidR="00210B41">
        <w:rPr>
          <w:rFonts w:ascii="Times New Roman" w:hAnsi="Times New Roman" w:cs="Times New Roman"/>
        </w:rPr>
        <w:t xml:space="preserve"> </w:t>
      </w:r>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w:t>
      </w:r>
      <w:r w:rsidR="000D5D02">
        <w:rPr>
          <w:rFonts w:ascii="Times New Roman" w:hAnsi="Times New Roman" w:cs="Times New Roman"/>
        </w:rPr>
        <w:t xml:space="preserve"> of light</w:t>
      </w:r>
      <w:r w:rsidRPr="00222E24">
        <w:rPr>
          <w:rFonts w:ascii="Times New Roman" w:hAnsi="Times New Roman" w:cs="Times New Roman"/>
        </w:rPr>
        <w:t xml:space="preserve"> in vacuum, the frequency of the RF wave, and the phase velocity in the crystal </w:t>
      </w:r>
      <w:r w:rsidRPr="00F52339">
        <w:rPr>
          <w:rFonts w:ascii="Times New Roman" w:hAnsi="Times New Roman" w:cs="Times New Roman"/>
        </w:rPr>
        <w:t>respectively</w:t>
      </w:r>
      <w:del w:id="109" w:author="Elash, Brenden" w:date="2015-09-10T12:18:00Z">
        <w:r w:rsidRPr="009120B6" w:rsidDel="00A977A0">
          <w:rPr>
            <w:rFonts w:ascii="Times New Roman" w:hAnsi="Times New Roman" w:cs="Times New Roman"/>
          </w:rPr>
          <w:delText xml:space="preserve">. </w:delText>
        </w:r>
        <w:r w:rsidR="000D5D02" w:rsidRPr="00F52339" w:rsidDel="00A977A0">
          <w:rPr>
            <w:rFonts w:ascii="Times New Roman" w:hAnsi="Times New Roman" w:cs="Times New Roman"/>
            <w:rPrChange w:id="110" w:author="Elash, Brenden" w:date="2015-09-14T13:28:00Z">
              <w:rPr>
                <w:rFonts w:ascii="Times New Roman" w:hAnsi="Times New Roman" w:cs="Times New Roman"/>
                <w:color w:val="FF0000"/>
              </w:rPr>
            </w:rPrChange>
          </w:rPr>
          <w:delText>Define n_i and n_d</w:delText>
        </w:r>
      </w:del>
      <w:ins w:id="111" w:author="Elash, Brenden" w:date="2015-09-10T12:18:00Z">
        <w:r w:rsidR="00A977A0" w:rsidRPr="00F52339">
          <w:rPr>
            <w:rFonts w:ascii="Times New Roman" w:hAnsi="Times New Roman" w:cs="Times New Roman"/>
          </w:rPr>
          <w:t xml:space="preserve"> and the indices of refraction for the incident and </w:t>
        </w:r>
      </w:ins>
      <w:ins w:id="112" w:author="Elash, Brenden" w:date="2015-09-10T12:19:00Z">
        <w:r w:rsidR="00A977A0" w:rsidRPr="009120B6">
          <w:rPr>
            <w:rFonts w:ascii="Times New Roman" w:hAnsi="Times New Roman" w:cs="Times New Roman"/>
          </w:rPr>
          <w:t xml:space="preserve">diffracted light are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977A0" w:rsidRPr="00F5233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d</m:t>
              </m:r>
            </m:sub>
          </m:sSub>
        </m:oMath>
      </w:ins>
      <m:oMath>
        <m:r>
          <w:ins w:id="113" w:author="Elash, Brenden" w:date="2015-09-17T10:35:00Z">
            <w:rPr>
              <w:rFonts w:ascii="Cambria Math" w:eastAsiaTheme="minorEastAsia" w:hAnsi="Cambria Math" w:cs="Times New Roman"/>
            </w:rPr>
            <m:t xml:space="preserve"> </m:t>
          </w:ins>
        </m:r>
      </m:oMath>
      <w:ins w:id="114" w:author="Elash, Brenden" w:date="2015-09-17T10:35:00Z">
        <w:r w:rsidR="005F6F1B">
          <w:rPr>
            <w:rFonts w:ascii="Times New Roman" w:eastAsiaTheme="minorEastAsia" w:hAnsi="Times New Roman" w:cs="Times New Roman"/>
          </w:rPr>
          <w:t xml:space="preserve"> respectively.</w:t>
        </w:r>
      </w:ins>
      <w:del w:id="115" w:author="Elash, Brenden" w:date="2015-09-10T12:19:00Z">
        <w:r w:rsidR="000D5D02" w:rsidRPr="00F52339" w:rsidDel="00A977A0">
          <w:rPr>
            <w:rFonts w:ascii="Times New Roman" w:hAnsi="Times New Roman" w:cs="Times New Roman"/>
            <w:rPrChange w:id="116" w:author="Elash, Brenden" w:date="2015-09-14T13:28:00Z">
              <w:rPr>
                <w:rFonts w:ascii="Times New Roman" w:hAnsi="Times New Roman" w:cs="Times New Roman"/>
                <w:color w:val="FF0000"/>
              </w:rPr>
            </w:rPrChange>
          </w:rPr>
          <w:delText>.</w:delText>
        </w:r>
      </w:del>
      <w:r w:rsidR="000D5D02" w:rsidRPr="00F52339">
        <w:rPr>
          <w:rFonts w:ascii="Times New Roman" w:hAnsi="Times New Roman" w:cs="Times New Roman"/>
          <w:rPrChange w:id="117" w:author="Elash, Brenden" w:date="2015-09-14T13:28:00Z">
            <w:rPr>
              <w:rFonts w:ascii="Times New Roman" w:hAnsi="Times New Roman" w:cs="Times New Roman"/>
              <w:color w:val="FF0000"/>
            </w:rPr>
          </w:rPrChange>
        </w:rPr>
        <w:t xml:space="preserve"> </w:t>
      </w:r>
      <w:r w:rsidRPr="00222E24">
        <w:rPr>
          <w:rFonts w:ascii="Times New Roman" w:hAnsi="Times New Roman" w:cs="Times New Roman"/>
        </w:rPr>
        <w:t xml:space="preserve">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14:paraId="47A86D7D" w14:textId="77777777"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14:paraId="237D3119" w14:textId="4966026B" w:rsidR="00F31679" w:rsidRPr="00222E24" w:rsidRDefault="00210B41" w:rsidP="00ED1708">
      <w:pPr>
        <w:spacing w:line="360" w:lineRule="auto"/>
        <w:jc w:val="both"/>
        <w:rPr>
          <w:rFonts w:ascii="Times New Roman" w:hAnsi="Times New Roman" w:cs="Times New Roman"/>
        </w:rPr>
      </w:pPr>
      <w:r>
        <w:rPr>
          <w:rFonts w:ascii="Times New Roman" w:hAnsi="Times New Roman" w:cs="Times New Roman"/>
        </w:rPr>
        <w:lastRenderedPageBreak/>
        <w:t>w</w:t>
      </w:r>
      <w:r w:rsidR="00F31679" w:rsidRPr="00222E24">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w:t>
      </w:r>
      <w:r w:rsidR="000D5D02">
        <w:rPr>
          <w:rFonts w:ascii="Times New Roman" w:hAnsi="Times New Roman" w:cs="Times New Roman"/>
        </w:rPr>
        <w:t xml:space="preserve"> </w:t>
      </w:r>
      <w:r w:rsidR="000D5D02" w:rsidRPr="0072510D">
        <w:rPr>
          <w:rFonts w:ascii="Times New Roman" w:hAnsi="Times New Roman" w:cs="Times New Roman"/>
          <w:rPrChange w:id="118" w:author="Elash, Brenden" w:date="2015-09-10T12:26:00Z">
            <w:rPr>
              <w:rFonts w:ascii="Times New Roman" w:hAnsi="Times New Roman" w:cs="Times New Roman"/>
              <w:color w:val="FF0000"/>
            </w:rPr>
          </w:rPrChange>
        </w:rPr>
        <w:t>(</w:t>
      </w:r>
      <w:del w:id="119" w:author="Elash, Brenden" w:date="2015-09-10T12:25:00Z">
        <w:r w:rsidR="000D5D02" w:rsidRPr="0072510D" w:rsidDel="0072510D">
          <w:rPr>
            <w:rFonts w:ascii="Times New Roman" w:hAnsi="Times New Roman" w:cs="Times New Roman"/>
            <w:rPrChange w:id="120" w:author="Elash, Brenden" w:date="2015-09-10T12:28:00Z">
              <w:rPr>
                <w:rFonts w:ascii="Times New Roman" w:hAnsi="Times New Roman" w:cs="Times New Roman"/>
                <w:color w:val="FF0000"/>
              </w:rPr>
            </w:rPrChange>
          </w:rPr>
          <w:delText>ref</w:delText>
        </w:r>
      </w:del>
      <w:ins w:id="121" w:author="Elash, Brenden" w:date="2015-09-10T12:25:00Z">
        <w:r w:rsidR="0072510D" w:rsidRPr="0072510D">
          <w:rPr>
            <w:rFonts w:ascii="Times New Roman" w:hAnsi="Times New Roman" w:cs="Times New Roman"/>
            <w:rPrChange w:id="122" w:author="Elash, Brenden" w:date="2015-09-10T12:28:00Z">
              <w:rPr>
                <w:rFonts w:ascii="Times New Roman" w:hAnsi="Times New Roman" w:cs="Times New Roman"/>
                <w:i/>
                <w:color w:val="FF0000"/>
              </w:rPr>
            </w:rPrChange>
          </w:rPr>
          <w:t>Voloshinov and Mosquera</w:t>
        </w:r>
        <w:r w:rsidR="0072510D" w:rsidRPr="0072510D">
          <w:rPr>
            <w:rFonts w:ascii="Times New Roman" w:hAnsi="Times New Roman" w:cs="Times New Roman"/>
            <w:rPrChange w:id="123" w:author="Elash, Brenden" w:date="2015-09-10T12:26:00Z">
              <w:rPr>
                <w:rFonts w:ascii="Times New Roman" w:hAnsi="Times New Roman" w:cs="Times New Roman"/>
                <w:color w:val="FF0000"/>
              </w:rPr>
            </w:rPrChange>
          </w:rPr>
          <w:t>, 2006</w:t>
        </w:r>
      </w:ins>
      <w:r w:rsidR="000D5D02" w:rsidRPr="0072510D">
        <w:rPr>
          <w:rFonts w:ascii="Times New Roman" w:hAnsi="Times New Roman" w:cs="Times New Roman"/>
          <w:rPrChange w:id="124" w:author="Elash, Brenden" w:date="2015-09-10T12:26:00Z">
            <w:rPr>
              <w:rFonts w:ascii="Times New Roman" w:hAnsi="Times New Roman" w:cs="Times New Roman"/>
              <w:color w:val="FF0000"/>
            </w:rPr>
          </w:rPrChange>
        </w:rPr>
        <w:t>)</w:t>
      </w:r>
      <w:r w:rsidR="00F31679" w:rsidRPr="00222E24">
        <w:rPr>
          <w:rFonts w:ascii="Times New Roman" w:hAnsi="Times New Roman" w:cs="Times New Roman"/>
        </w:rPr>
        <w:t xml:space="preserve">. </w:t>
      </w:r>
      <w:r w:rsidR="00A63E8F">
        <w:rPr>
          <w:rFonts w:ascii="Times New Roman" w:hAnsi="Times New Roman" w:cs="Times New Roman"/>
        </w:rPr>
        <w:t xml:space="preserve">Note that </w:t>
      </w:r>
      <w:r w:rsidR="00A63E8F" w:rsidRPr="00222E24">
        <w:rPr>
          <w:rFonts w:ascii="Times New Roman" w:hAnsi="Times New Roman" w:cs="Times New Roman"/>
        </w:rPr>
        <w:t>the wavelength diffracted by the AOTF is inversely related to frequency of the RF wave.</w:t>
      </w:r>
      <w:r w:rsidR="00A63E8F">
        <w:rPr>
          <w:rFonts w:ascii="Times New Roman" w:hAnsi="Times New Roman" w:cs="Times New Roman"/>
        </w:rPr>
        <w:t xml:space="preserve"> </w:t>
      </w:r>
      <w:r w:rsidR="00F31679" w:rsidRPr="00222E24">
        <w:rPr>
          <w:rFonts w:ascii="Times New Roman" w:hAnsi="Times New Roman" w:cs="Times New Roman"/>
        </w:rPr>
        <w:t>This equatio</w:t>
      </w:r>
      <w:r w:rsidR="000D5D02">
        <w:rPr>
          <w:rFonts w:ascii="Times New Roman" w:hAnsi="Times New Roman" w:cs="Times New Roman"/>
        </w:rPr>
        <w:t xml:space="preserve">n also </w:t>
      </w:r>
      <w:r w:rsidR="00A63E8F">
        <w:rPr>
          <w:rFonts w:ascii="Times New Roman" w:hAnsi="Times New Roman" w:cs="Times New Roman"/>
        </w:rPr>
        <w:t>displays</w:t>
      </w:r>
      <w:r w:rsidR="000D5D02">
        <w:rPr>
          <w:rFonts w:ascii="Times New Roman" w:hAnsi="Times New Roman" w:cs="Times New Roman"/>
        </w:rPr>
        <w:t xml:space="preserve"> an</w:t>
      </w:r>
      <w:r w:rsidR="00F31679" w:rsidRPr="00222E24">
        <w:rPr>
          <w:rFonts w:ascii="Times New Roman" w:hAnsi="Times New Roman" w:cs="Times New Roman"/>
        </w:rPr>
        <w:t xml:space="preserve"> </w:t>
      </w:r>
      <w:r w:rsidR="00A63E8F">
        <w:rPr>
          <w:rFonts w:ascii="Times New Roman" w:hAnsi="Times New Roman" w:cs="Times New Roman"/>
        </w:rPr>
        <w:t xml:space="preserve">important </w:t>
      </w:r>
      <w:r w:rsidR="00F31679" w:rsidRPr="00222E24">
        <w:rPr>
          <w:rFonts w:ascii="Times New Roman" w:hAnsi="Times New Roman" w:cs="Times New Roman"/>
        </w:rPr>
        <w:t xml:space="preserve">implication </w:t>
      </w:r>
      <w:r w:rsidR="000D5D02">
        <w:rPr>
          <w:rFonts w:ascii="Times New Roman" w:hAnsi="Times New Roman" w:cs="Times New Roman"/>
        </w:rPr>
        <w:t>of</w:t>
      </w:r>
      <w:r w:rsidR="00F31679" w:rsidRPr="00222E24">
        <w:rPr>
          <w:rFonts w:ascii="Times New Roman" w:hAnsi="Times New Roman" w:cs="Times New Roman"/>
        </w:rPr>
        <w:t xml:space="preserve"> the operation of the device </w:t>
      </w:r>
      <w:r w:rsidR="000D5D02">
        <w:rPr>
          <w:rFonts w:ascii="Times New Roman" w:hAnsi="Times New Roman" w:cs="Times New Roman"/>
        </w:rPr>
        <w:t>that</w:t>
      </w:r>
      <w:r w:rsidR="000D5D02" w:rsidRPr="00222E24">
        <w:rPr>
          <w:rFonts w:ascii="Times New Roman" w:hAnsi="Times New Roman" w:cs="Times New Roman"/>
        </w:rPr>
        <w:t xml:space="preserve"> </w:t>
      </w:r>
      <w:r w:rsidR="00F31679" w:rsidRPr="00222E24">
        <w:rPr>
          <w:rFonts w:ascii="Times New Roman" w:hAnsi="Times New Roman" w:cs="Times New Roman"/>
        </w:rPr>
        <w:t xml:space="preserve">affects the design possibilities in an imaging system. </w:t>
      </w:r>
      <w:r w:rsidR="00A63E8F">
        <w:rPr>
          <w:rFonts w:ascii="Times New Roman" w:hAnsi="Times New Roman" w:cs="Times New Roman"/>
        </w:rPr>
        <w:t>That is</w:t>
      </w:r>
      <w:r w:rsidR="00F31679" w:rsidRPr="00222E24">
        <w:rPr>
          <w:rFonts w:ascii="Times New Roman" w:hAnsi="Times New Roman" w:cs="Times New Roman"/>
        </w:rPr>
        <w:t xml:space="preserve">,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w:t>
      </w:r>
      <w:r w:rsidR="00A63E8F">
        <w:rPr>
          <w:rFonts w:ascii="Times New Roman" w:hAnsi="Times New Roman" w:cs="Times New Roman"/>
        </w:rPr>
        <w:t xml:space="preserve">. </w:t>
      </w:r>
      <w:r w:rsidR="00F31679" w:rsidRPr="00222E24">
        <w:rPr>
          <w:rFonts w:ascii="Times New Roman" w:hAnsi="Times New Roman" w:cs="Times New Roman"/>
        </w:rPr>
        <w:t xml:space="preserve"> </w:t>
      </w:r>
      <w:r w:rsidR="00A63E8F">
        <w:rPr>
          <w:rFonts w:ascii="Times New Roman" w:hAnsi="Times New Roman" w:cs="Times New Roman"/>
        </w:rPr>
        <w:t>T</w:t>
      </w:r>
      <w:r w:rsidR="00F31679" w:rsidRPr="00222E24">
        <w:rPr>
          <w:rFonts w:ascii="Times New Roman" w:hAnsi="Times New Roman" w:cs="Times New Roman"/>
        </w:rPr>
        <w:t>herefore</w:t>
      </w:r>
      <w:ins w:id="125" w:author="Elash, Brenden" w:date="2015-09-10T12:31:00Z">
        <w:r w:rsidR="0072510D">
          <w:rPr>
            <w:rFonts w:ascii="Times New Roman" w:hAnsi="Times New Roman" w:cs="Times New Roman"/>
          </w:rPr>
          <w:t>,</w:t>
        </w:r>
      </w:ins>
      <w:r w:rsidR="00F31679" w:rsidRPr="00222E24">
        <w:rPr>
          <w:rFonts w:ascii="Times New Roman" w:hAnsi="Times New Roman" w:cs="Times New Roman"/>
        </w:rPr>
        <w:t xml:space="preserve"> </w:t>
      </w:r>
      <w:r w:rsidR="00CD2DB9">
        <w:rPr>
          <w:rFonts w:ascii="Times New Roman" w:hAnsi="Times New Roman" w:cs="Times New Roman"/>
        </w:rPr>
        <w:t>passing the</w:t>
      </w:r>
      <w:r w:rsidR="00F31679" w:rsidRPr="00222E24">
        <w:rPr>
          <w:rFonts w:ascii="Times New Roman" w:hAnsi="Times New Roman" w:cs="Times New Roman"/>
        </w:rPr>
        <w:t xml:space="preserve"> </w:t>
      </w:r>
      <w:r w:rsidR="000D5D02">
        <w:rPr>
          <w:rFonts w:ascii="Times New Roman" w:hAnsi="Times New Roman" w:cs="Times New Roman"/>
        </w:rPr>
        <w:t>light beam</w:t>
      </w:r>
      <w:r w:rsidR="00F31679" w:rsidRPr="00222E24">
        <w:rPr>
          <w:rFonts w:ascii="Times New Roman" w:hAnsi="Times New Roman" w:cs="Times New Roman"/>
        </w:rPr>
        <w:t xml:space="preserve"> th</w:t>
      </w:r>
      <w:r w:rsidR="000D5D02">
        <w:rPr>
          <w:rFonts w:ascii="Times New Roman" w:hAnsi="Times New Roman" w:cs="Times New Roman"/>
        </w:rPr>
        <w:t>r</w:t>
      </w:r>
      <w:r w:rsidR="00F31679" w:rsidRPr="00222E24">
        <w:rPr>
          <w:rFonts w:ascii="Times New Roman" w:hAnsi="Times New Roman" w:cs="Times New Roman"/>
        </w:rPr>
        <w:t xml:space="preserve">ough the AOTF at different incident angles will result in </w:t>
      </w:r>
      <w:r w:rsidR="00CD2DB9">
        <w:rPr>
          <w:rFonts w:ascii="Times New Roman" w:hAnsi="Times New Roman" w:cs="Times New Roman"/>
        </w:rPr>
        <w:t xml:space="preserve">slightly </w:t>
      </w:r>
      <w:r w:rsidR="00F31679" w:rsidRPr="00222E24">
        <w:rPr>
          <w:rFonts w:ascii="Times New Roman" w:hAnsi="Times New Roman" w:cs="Times New Roman"/>
        </w:rPr>
        <w:t xml:space="preserve">different outgoing </w:t>
      </w:r>
      <w:r w:rsidR="000D5D02">
        <w:rPr>
          <w:rFonts w:ascii="Times New Roman" w:hAnsi="Times New Roman" w:cs="Times New Roman"/>
        </w:rPr>
        <w:t xml:space="preserve">diffracted </w:t>
      </w:r>
      <w:r w:rsidR="00F31679" w:rsidRPr="00222E24">
        <w:rPr>
          <w:rFonts w:ascii="Times New Roman" w:hAnsi="Times New Roman" w:cs="Times New Roman"/>
        </w:rPr>
        <w:t xml:space="preserve">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r w:rsidR="00F31679" w:rsidRPr="00222E24">
        <w:rPr>
          <w:rFonts w:ascii="Times New Roman" w:hAnsi="Times New Roman" w:cs="Times New Roman"/>
        </w:rPr>
        <w:t>Voloshinov</w:t>
      </w:r>
      <w:r>
        <w:rPr>
          <w:rFonts w:ascii="Times New Roman" w:hAnsi="Times New Roman" w:cs="Times New Roman"/>
        </w:rPr>
        <w:t>, 1996)</w:t>
      </w:r>
      <w:r w:rsidR="00F31679" w:rsidRPr="00222E24">
        <w:rPr>
          <w:rFonts w:ascii="Times New Roman" w:hAnsi="Times New Roman" w:cs="Times New Roman"/>
        </w:rPr>
        <w:t>.</w:t>
      </w:r>
    </w:p>
    <w:p w14:paraId="14D15A03" w14:textId="48CFD3A2" w:rsidR="00F31679" w:rsidRPr="00222E24" w:rsidRDefault="00CD2DB9" w:rsidP="00210B41">
      <w:pPr>
        <w:spacing w:line="360" w:lineRule="auto"/>
        <w:ind w:firstLine="720"/>
        <w:jc w:val="both"/>
        <w:rPr>
          <w:rFonts w:ascii="Times New Roman" w:hAnsi="Times New Roman" w:cs="Times New Roman"/>
        </w:rPr>
      </w:pPr>
      <w:r>
        <w:rPr>
          <w:rFonts w:ascii="Times New Roman" w:hAnsi="Times New Roman" w:cs="Times New Roman"/>
        </w:rPr>
        <w:t xml:space="preserve">For </w:t>
      </w:r>
      <w:r w:rsidR="003474F0">
        <w:rPr>
          <w:rFonts w:ascii="Times New Roman" w:hAnsi="Times New Roman" w:cs="Times New Roman"/>
        </w:rPr>
        <w:t xml:space="preserve">ALI </w:t>
      </w:r>
      <w:r>
        <w:rPr>
          <w:rFonts w:ascii="Times New Roman" w:hAnsi="Times New Roman" w:cs="Times New Roman"/>
        </w:rPr>
        <w:t>prototyping purposes, a</w:t>
      </w:r>
      <w:r w:rsidR="00F31679" w:rsidRPr="00222E24">
        <w:rPr>
          <w:rFonts w:ascii="Times New Roman" w:hAnsi="Times New Roman" w:cs="Times New Roman"/>
        </w:rPr>
        <w:t xml:space="preserve"> 10x10</w:t>
      </w:r>
      <w:r w:rsidR="00210B41">
        <w:rPr>
          <w:rFonts w:ascii="Times New Roman" w:hAnsi="Times New Roman" w:cs="Times New Roman"/>
        </w:rPr>
        <w:t xml:space="preserve"> </w:t>
      </w:r>
      <w:r w:rsidR="00F31679" w:rsidRPr="00222E24">
        <w:rPr>
          <w:rFonts w:ascii="Times New Roman" w:hAnsi="Times New Roman" w:cs="Times New Roman"/>
        </w:rPr>
        <w:t>mm aperture imaging quality ATOF was acquired from Brimrose of America</w:t>
      </w:r>
      <w:ins w:id="126" w:author="Elash, Brenden" w:date="2015-09-16T16:42:00Z">
        <w:r w:rsidR="002C08D7">
          <w:rPr>
            <w:rFonts w:ascii="Times New Roman" w:hAnsi="Times New Roman" w:cs="Times New Roman"/>
          </w:rPr>
          <w:t xml:space="preserve"> </w:t>
        </w:r>
      </w:ins>
      <w:ins w:id="127" w:author="Elash, Brenden" w:date="2015-09-16T16:43:00Z">
        <w:r w:rsidR="00A95958">
          <w:rPr>
            <w:rFonts w:ascii="Times New Roman" w:hAnsi="Times New Roman" w:cs="Times New Roman"/>
          </w:rPr>
          <w:t>(</w:t>
        </w:r>
      </w:ins>
      <w:ins w:id="128" w:author="Elash, Brenden" w:date="2015-09-16T16:42:00Z">
        <w:r w:rsidR="002C08D7">
          <w:rPr>
            <w:rFonts w:ascii="Times New Roman" w:hAnsi="Times New Roman" w:cs="Times New Roman"/>
          </w:rPr>
          <w:t>model number TEAFI10-0.6-1.0-MSD</w:t>
        </w:r>
      </w:ins>
      <w:ins w:id="129" w:author="Elash, Brenden" w:date="2015-09-16T16:43:00Z">
        <w:r w:rsidR="005F6F1B">
          <w:rPr>
            <w:rFonts w:ascii="Times New Roman" w:hAnsi="Times New Roman" w:cs="Times New Roman"/>
          </w:rPr>
          <w:t>) with a Gooch</w:t>
        </w:r>
        <w:r w:rsidR="00A95958">
          <w:rPr>
            <w:rFonts w:ascii="Times New Roman" w:hAnsi="Times New Roman" w:cs="Times New Roman"/>
          </w:rPr>
          <w:t xml:space="preserve"> and House</w:t>
        </w:r>
      </w:ins>
      <w:ins w:id="130" w:author="Elash, Brenden" w:date="2015-09-17T10:36:00Z">
        <w:r w:rsidR="005F6F1B">
          <w:rPr>
            <w:rFonts w:ascii="Times New Roman" w:hAnsi="Times New Roman" w:cs="Times New Roman"/>
          </w:rPr>
          <w:t>g</w:t>
        </w:r>
      </w:ins>
      <w:ins w:id="131" w:author="Elash, Brenden" w:date="2015-09-16T16:43:00Z">
        <w:r w:rsidR="00A95958">
          <w:rPr>
            <w:rFonts w:ascii="Times New Roman" w:hAnsi="Times New Roman" w:cs="Times New Roman"/>
          </w:rPr>
          <w:t>o driver (</w:t>
        </w:r>
      </w:ins>
      <w:ins w:id="132" w:author="Elash, Brenden" w:date="2015-09-16T16:44:00Z">
        <w:r w:rsidR="00A95958">
          <w:rPr>
            <w:rFonts w:ascii="Times New Roman" w:hAnsi="Times New Roman" w:cs="Times New Roman"/>
          </w:rPr>
          <w:t xml:space="preserve">model number </w:t>
        </w:r>
      </w:ins>
      <w:ins w:id="133" w:author="Elash, Brenden" w:date="2015-09-16T16:45:00Z">
        <w:r w:rsidR="00A95958">
          <w:rPr>
            <w:rFonts w:ascii="Times New Roman" w:hAnsi="Times New Roman" w:cs="Times New Roman"/>
          </w:rPr>
          <w:t>64020-200-2ADMDFS-A</w:t>
        </w:r>
      </w:ins>
      <w:ins w:id="134" w:author="Elash, Brenden" w:date="2015-09-16T16:44:00Z">
        <w:r w:rsidR="00A95958">
          <w:rPr>
            <w:rFonts w:ascii="Times New Roman" w:hAnsi="Times New Roman" w:cs="Times New Roman"/>
          </w:rPr>
          <w:t>)</w:t>
        </w:r>
      </w:ins>
      <w:r w:rsidR="00F31679" w:rsidRPr="00222E24">
        <w:rPr>
          <w:rFonts w:ascii="Times New Roman" w:hAnsi="Times New Roman" w:cs="Times New Roman"/>
        </w:rPr>
        <w:t xml:space="preserve">. </w:t>
      </w:r>
      <w:del w:id="135" w:author="Elash, Brenden" w:date="2015-09-16T16:45:00Z">
        <w:r w:rsidR="00F31679" w:rsidRPr="00222E24" w:rsidDel="00A95958">
          <w:rPr>
            <w:rFonts w:ascii="Times New Roman" w:hAnsi="Times New Roman" w:cs="Times New Roman"/>
          </w:rPr>
          <w:delText xml:space="preserve">It </w:delText>
        </w:r>
      </w:del>
      <w:ins w:id="136" w:author="Elash, Brenden" w:date="2015-09-16T16:45:00Z">
        <w:r w:rsidR="00A95958">
          <w:rPr>
            <w:rFonts w:ascii="Times New Roman" w:hAnsi="Times New Roman" w:cs="Times New Roman"/>
          </w:rPr>
          <w:t>The AOTF</w:t>
        </w:r>
        <w:r w:rsidR="00A95958" w:rsidRPr="00222E24">
          <w:rPr>
            <w:rFonts w:ascii="Times New Roman" w:hAnsi="Times New Roman" w:cs="Times New Roman"/>
          </w:rPr>
          <w:t xml:space="preserve"> </w:t>
        </w:r>
      </w:ins>
      <w:r w:rsidR="00F31679" w:rsidRPr="00222E24">
        <w:rPr>
          <w:rFonts w:ascii="Times New Roman" w:hAnsi="Times New Roman" w:cs="Times New Roman"/>
        </w:rPr>
        <w:t xml:space="preserve">is optically tuned for </w:t>
      </w:r>
      <w:r w:rsidR="00210B41">
        <w:rPr>
          <w:rFonts w:ascii="Times New Roman" w:hAnsi="Times New Roman" w:cs="Times New Roman"/>
        </w:rPr>
        <w:t>the</w:t>
      </w:r>
      <w:r w:rsidR="00F31679"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00F31679" w:rsidRPr="00222E24">
        <w:rPr>
          <w:rFonts w:ascii="Times New Roman" w:hAnsi="Times New Roman" w:cs="Times New Roman"/>
        </w:rPr>
        <w:t>nm</w:t>
      </w:r>
      <w:r w:rsidR="00210B41">
        <w:rPr>
          <w:rFonts w:ascii="Times New Roman" w:hAnsi="Times New Roman" w:cs="Times New Roman"/>
        </w:rPr>
        <w:t>,</w:t>
      </w:r>
      <w:r w:rsidR="00F31679" w:rsidRPr="00222E24">
        <w:rPr>
          <w:rFonts w:ascii="Times New Roman" w:hAnsi="Times New Roman" w:cs="Times New Roman"/>
        </w:rPr>
        <w:t xml:space="preserve"> corresponding to a</w:t>
      </w:r>
      <w:r>
        <w:rPr>
          <w:rFonts w:ascii="Times New Roman" w:hAnsi="Times New Roman" w:cs="Times New Roman"/>
        </w:rPr>
        <w:t>n</w:t>
      </w:r>
      <w:r w:rsidR="00F31679" w:rsidRPr="00222E24">
        <w:rPr>
          <w:rFonts w:ascii="Times New Roman" w:hAnsi="Times New Roman" w:cs="Times New Roman"/>
        </w:rPr>
        <w:t xml:space="preserve"> RF range of 156 to 70</w:t>
      </w:r>
      <w:r w:rsidR="00210B41">
        <w:rPr>
          <w:rFonts w:ascii="Times New Roman" w:hAnsi="Times New Roman" w:cs="Times New Roman"/>
        </w:rPr>
        <w:t xml:space="preserve"> </w:t>
      </w:r>
      <w:r w:rsidR="00F31679" w:rsidRPr="00222E24">
        <w:rPr>
          <w:rFonts w:ascii="Times New Roman" w:hAnsi="Times New Roman" w:cs="Times New Roman"/>
        </w:rPr>
        <w:t xml:space="preserve">MHz. </w:t>
      </w:r>
      <w:r>
        <w:rPr>
          <w:rFonts w:ascii="Times New Roman" w:hAnsi="Times New Roman" w:cs="Times New Roman"/>
        </w:rPr>
        <w:t xml:space="preserve"> </w:t>
      </w:r>
      <w:r w:rsidR="00F31679" w:rsidRPr="00222E24">
        <w:rPr>
          <w:rFonts w:ascii="Times New Roman" w:hAnsi="Times New Roman" w:cs="Times New Roman"/>
        </w:rPr>
        <w:t>It is made from tellurium dioxide (TeO</w:t>
      </w:r>
      <w:r w:rsidR="00210B41" w:rsidRPr="00210B41">
        <w:rPr>
          <w:rFonts w:ascii="Times New Roman" w:hAnsi="Times New Roman" w:cs="Times New Roman"/>
          <w:vertAlign w:val="subscript"/>
        </w:rPr>
        <w:t>2</w:t>
      </w:r>
      <w:r w:rsidR="00F31679"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00F31679"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00F31679" w:rsidRPr="00222E24">
        <w:rPr>
          <w:rFonts w:ascii="Times New Roman" w:hAnsi="Times New Roman" w:cs="Times New Roman"/>
        </w:rPr>
        <w:t xml:space="preserve">. </w:t>
      </w:r>
      <w:r>
        <w:rPr>
          <w:rFonts w:ascii="Times New Roman" w:hAnsi="Times New Roman" w:cs="Times New Roman"/>
        </w:rPr>
        <w:t xml:space="preserve"> The</w:t>
      </w:r>
      <w:r w:rsidR="00F66308">
        <w:rPr>
          <w:rFonts w:ascii="Times New Roman" w:hAnsi="Times New Roman" w:cs="Times New Roman"/>
        </w:rPr>
        <w:t xml:space="preserve"> </w:t>
      </w:r>
      <w:r>
        <w:rPr>
          <w:rFonts w:ascii="Times New Roman" w:hAnsi="Times New Roman" w:cs="Times New Roman"/>
        </w:rPr>
        <w:t xml:space="preserve">acousto-optic </w:t>
      </w:r>
      <w:r w:rsidR="00F66308">
        <w:rPr>
          <w:rFonts w:ascii="Times New Roman" w:hAnsi="Times New Roman" w:cs="Times New Roman"/>
        </w:rPr>
        <w:t xml:space="preserve">diffraction </w:t>
      </w:r>
      <w:r>
        <w:rPr>
          <w:rFonts w:ascii="Times New Roman" w:hAnsi="Times New Roman" w:cs="Times New Roman"/>
        </w:rPr>
        <w:t xml:space="preserve">angle is not </w:t>
      </w:r>
      <w:r w:rsidR="00F66308">
        <w:rPr>
          <w:rFonts w:ascii="Times New Roman" w:hAnsi="Times New Roman" w:cs="Times New Roman"/>
        </w:rPr>
        <w:t xml:space="preserve">constant angle </w:t>
      </w:r>
      <w:r>
        <w:rPr>
          <w:rFonts w:ascii="Times New Roman" w:hAnsi="Times New Roman" w:cs="Times New Roman"/>
        </w:rPr>
        <w:t>with wavelength, so</w:t>
      </w:r>
      <w:r w:rsidR="00F66308">
        <w:rPr>
          <w:rFonts w:ascii="Times New Roman" w:hAnsi="Times New Roman" w:cs="Times New Roman"/>
        </w:rPr>
        <w:t xml:space="preserve"> </w:t>
      </w:r>
      <w:r>
        <w:rPr>
          <w:rFonts w:ascii="Times New Roman" w:hAnsi="Times New Roman" w:cs="Times New Roman"/>
        </w:rPr>
        <w:t>i</w:t>
      </w:r>
      <w:r w:rsidR="00F31679" w:rsidRPr="00222E24">
        <w:rPr>
          <w:rFonts w:ascii="Times New Roman" w:hAnsi="Times New Roman" w:cs="Times New Roman"/>
        </w:rPr>
        <w:t>n order to achieve a</w:t>
      </w:r>
      <w:r>
        <w:rPr>
          <w:rFonts w:ascii="Times New Roman" w:hAnsi="Times New Roman" w:cs="Times New Roman"/>
        </w:rPr>
        <w:t>n essentially</w:t>
      </w:r>
      <w:r w:rsidR="00F31679" w:rsidRPr="00222E24">
        <w:rPr>
          <w:rFonts w:ascii="Times New Roman" w:hAnsi="Times New Roman" w:cs="Times New Roman"/>
        </w:rPr>
        <w:t xml:space="preserve"> constant diffraction angle</w:t>
      </w:r>
      <w:r w:rsidR="00F66308">
        <w:rPr>
          <w:rFonts w:ascii="Times New Roman" w:hAnsi="Times New Roman" w:cs="Times New Roman"/>
        </w:rPr>
        <w:t xml:space="preserve"> </w:t>
      </w:r>
      <w:r w:rsidR="00F31679" w:rsidRPr="00222E24">
        <w:rPr>
          <w:rFonts w:ascii="Times New Roman" w:hAnsi="Times New Roman" w:cs="Times New Roman"/>
        </w:rPr>
        <w:t xml:space="preserve">the rear surface of the crystal is cut </w:t>
      </w:r>
      <w:r w:rsidR="00F66308">
        <w:rPr>
          <w:rFonts w:ascii="Times New Roman" w:hAnsi="Times New Roman" w:cs="Times New Roman"/>
        </w:rPr>
        <w:t>at a specific angle</w:t>
      </w:r>
      <w:r>
        <w:rPr>
          <w:rFonts w:ascii="Times New Roman" w:hAnsi="Times New Roman" w:cs="Times New Roman"/>
        </w:rPr>
        <w:t>, such that the</w:t>
      </w:r>
      <w:r w:rsidR="00F66308">
        <w:rPr>
          <w:rFonts w:ascii="Times New Roman" w:hAnsi="Times New Roman" w:cs="Times New Roman"/>
        </w:rPr>
        <w:t xml:space="preserve"> refraction</w:t>
      </w:r>
      <w:r>
        <w:rPr>
          <w:rFonts w:ascii="Times New Roman" w:hAnsi="Times New Roman" w:cs="Times New Roman"/>
        </w:rPr>
        <w:t xml:space="preserve"> at this final surface</w:t>
      </w:r>
      <w:r w:rsidR="00F66308">
        <w:rPr>
          <w:rFonts w:ascii="Times New Roman" w:hAnsi="Times New Roman" w:cs="Times New Roman"/>
        </w:rPr>
        <w:t xml:space="preserve"> compensates for the angular change</w:t>
      </w:r>
      <w:r>
        <w:rPr>
          <w:rFonts w:ascii="Times New Roman" w:hAnsi="Times New Roman" w:cs="Times New Roman"/>
        </w:rPr>
        <w:t xml:space="preserve"> with wavelength</w:t>
      </w:r>
      <w:r w:rsidR="00F66308">
        <w:rPr>
          <w:rFonts w:ascii="Times New Roman" w:hAnsi="Times New Roman" w:cs="Times New Roman"/>
        </w:rPr>
        <w:t>.</w:t>
      </w:r>
      <w:r w:rsidR="00F31679" w:rsidRPr="00222E24">
        <w:rPr>
          <w:rFonts w:ascii="Times New Roman" w:hAnsi="Times New Roman" w:cs="Times New Roman"/>
        </w:rPr>
        <w:t xml:space="preserve"> </w:t>
      </w:r>
      <w:r>
        <w:rPr>
          <w:rFonts w:ascii="Times New Roman" w:hAnsi="Times New Roman" w:cs="Times New Roman"/>
        </w:rPr>
        <w:t xml:space="preserve">For our specific sample, </w:t>
      </w:r>
      <w:r w:rsidR="005A4F0D">
        <w:rPr>
          <w:rFonts w:ascii="Times New Roman" w:hAnsi="Times New Roman" w:cs="Times New Roman"/>
        </w:rPr>
        <w:t xml:space="preserve">the diffracted </w:t>
      </w:r>
      <w:r w:rsidR="00F66308" w:rsidRPr="00222E24">
        <w:rPr>
          <w:rFonts w:ascii="Times New Roman" w:hAnsi="Times New Roman" w:cs="Times New Roman"/>
        </w:rPr>
        <w:t>extraordinary light</w:t>
      </w:r>
      <w:r>
        <w:rPr>
          <w:rFonts w:ascii="Times New Roman" w:hAnsi="Times New Roman" w:cs="Times New Roman"/>
        </w:rPr>
        <w:t xml:space="preserve"> beam is </w:t>
      </w:r>
      <w:r w:rsidR="005A4F0D">
        <w:rPr>
          <w:rFonts w:ascii="Times New Roman" w:hAnsi="Times New Roman" w:cs="Times New Roman"/>
        </w:rPr>
        <w:t>compensated</w:t>
      </w:r>
      <w:r>
        <w:rPr>
          <w:rFonts w:ascii="Times New Roman" w:hAnsi="Times New Roman" w:cs="Times New Roman"/>
        </w:rPr>
        <w:t xml:space="preserve"> in this way and</w:t>
      </w:r>
      <w:r w:rsidR="00F66308" w:rsidRPr="00222E24">
        <w:rPr>
          <w:rFonts w:ascii="Times New Roman" w:hAnsi="Times New Roman" w:cs="Times New Roman"/>
        </w:rPr>
        <w:t xml:space="preserve"> is diffracted 2.7 degrees from the</w:t>
      </w:r>
      <w:r>
        <w:rPr>
          <w:rFonts w:ascii="Times New Roman" w:hAnsi="Times New Roman" w:cs="Times New Roman"/>
        </w:rPr>
        <w:t xml:space="preserve"> input</w:t>
      </w:r>
      <w:r w:rsidR="00F66308" w:rsidRPr="00222E24">
        <w:rPr>
          <w:rFonts w:ascii="Times New Roman" w:hAnsi="Times New Roman" w:cs="Times New Roman"/>
        </w:rPr>
        <w:t xml:space="preserve"> optical axis of the device.</w:t>
      </w:r>
      <w:r w:rsidR="00F66308">
        <w:rPr>
          <w:rFonts w:ascii="Times New Roman" w:hAnsi="Times New Roman" w:cs="Times New Roman"/>
        </w:rPr>
        <w:t xml:space="preserve"> </w:t>
      </w:r>
      <w:r w:rsidR="00F31679" w:rsidRPr="00222E24">
        <w:rPr>
          <w:rFonts w:ascii="Times New Roman" w:hAnsi="Times New Roman" w:cs="Times New Roman"/>
        </w:rPr>
        <w:t>The ordinary light</w:t>
      </w:r>
      <w:r>
        <w:rPr>
          <w:rFonts w:ascii="Times New Roman" w:hAnsi="Times New Roman" w:cs="Times New Roman"/>
        </w:rPr>
        <w:t xml:space="preserve"> beam</w:t>
      </w:r>
      <w:r w:rsidR="00F31679" w:rsidRPr="00222E24">
        <w:rPr>
          <w:rFonts w:ascii="Times New Roman" w:hAnsi="Times New Roman" w:cs="Times New Roman"/>
        </w:rPr>
        <w:t xml:space="preserve"> </w:t>
      </w:r>
      <w:r>
        <w:rPr>
          <w:rFonts w:ascii="Times New Roman" w:hAnsi="Times New Roman" w:cs="Times New Roman"/>
        </w:rPr>
        <w:t xml:space="preserve">also </w:t>
      </w:r>
      <w:r w:rsidR="00F31679" w:rsidRPr="00222E24">
        <w:rPr>
          <w:rFonts w:ascii="Times New Roman" w:hAnsi="Times New Roman" w:cs="Times New Roman"/>
        </w:rPr>
        <w:t>undergoes diffraction</w:t>
      </w:r>
      <w:r>
        <w:rPr>
          <w:rFonts w:ascii="Times New Roman" w:hAnsi="Times New Roman" w:cs="Times New Roman"/>
        </w:rPr>
        <w:t>,</w:t>
      </w:r>
      <w:r w:rsidR="00F31679" w:rsidRPr="00222E24">
        <w:rPr>
          <w:rFonts w:ascii="Times New Roman" w:hAnsi="Times New Roman" w:cs="Times New Roman"/>
        </w:rPr>
        <w:t xml:space="preserve"> but at a non</w:t>
      </w:r>
      <w:r>
        <w:rPr>
          <w:rFonts w:ascii="Times New Roman" w:hAnsi="Times New Roman" w:cs="Times New Roman"/>
        </w:rPr>
        <w:t>-</w:t>
      </w:r>
      <w:r w:rsidR="00F31679" w:rsidRPr="00222E24">
        <w:rPr>
          <w:rFonts w:ascii="Times New Roman" w:hAnsi="Times New Roman" w:cs="Times New Roman"/>
        </w:rPr>
        <w:t>constant angle from the optical axis with respect to wavelength</w:t>
      </w:r>
      <w:r>
        <w:rPr>
          <w:rFonts w:ascii="Times New Roman" w:hAnsi="Times New Roman" w:cs="Times New Roman"/>
        </w:rPr>
        <w:t xml:space="preserve"> and </w:t>
      </w:r>
      <w:r w:rsidR="005A4F0D">
        <w:rPr>
          <w:rFonts w:ascii="Times New Roman" w:hAnsi="Times New Roman" w:cs="Times New Roman"/>
        </w:rPr>
        <w:t xml:space="preserve">is </w:t>
      </w:r>
      <w:r>
        <w:rPr>
          <w:rFonts w:ascii="Times New Roman" w:hAnsi="Times New Roman" w:cs="Times New Roman"/>
        </w:rPr>
        <w:t>not imaged by the system</w:t>
      </w:r>
      <w:r w:rsidR="00F31679" w:rsidRPr="00222E24">
        <w:rPr>
          <w:rFonts w:ascii="Times New Roman" w:hAnsi="Times New Roman" w:cs="Times New Roman"/>
        </w:rPr>
        <w:t xml:space="preserve">. </w:t>
      </w:r>
      <w:r w:rsidR="005A4F0D">
        <w:rPr>
          <w:rFonts w:ascii="Times New Roman" w:hAnsi="Times New Roman" w:cs="Times New Roman"/>
        </w:rPr>
        <w:t xml:space="preserve">A schematic of the basic light paths through the </w:t>
      </w:r>
      <w:r w:rsidR="00F31679" w:rsidRPr="00222E24">
        <w:rPr>
          <w:rFonts w:ascii="Times New Roman" w:hAnsi="Times New Roman" w:cs="Times New Roman"/>
        </w:rPr>
        <w:t xml:space="preserve">AOTF </w:t>
      </w:r>
      <w:r w:rsidR="005A4F0D">
        <w:rPr>
          <w:rFonts w:ascii="Times New Roman" w:hAnsi="Times New Roman" w:cs="Times New Roman"/>
        </w:rPr>
        <w:t>is shown</w:t>
      </w:r>
      <w:r w:rsidR="00F31679" w:rsidRPr="00222E24">
        <w:rPr>
          <w:rFonts w:ascii="Times New Roman" w:hAnsi="Times New Roman" w:cs="Times New Roman"/>
        </w:rPr>
        <w:t xml:space="preserve"> in </w:t>
      </w:r>
      <w:r w:rsidR="00210B41">
        <w:rPr>
          <w:rFonts w:ascii="Times New Roman" w:hAnsi="Times New Roman" w:cs="Times New Roman"/>
        </w:rPr>
        <w:t>Figure 2</w:t>
      </w:r>
      <w:ins w:id="137" w:author="Elash, Brenden" w:date="2015-09-10T15:20:00Z">
        <w:r w:rsidR="00623BB5">
          <w:rPr>
            <w:rFonts w:ascii="Times New Roman" w:hAnsi="Times New Roman" w:cs="Times New Roman"/>
          </w:rPr>
          <w:t>a</w:t>
        </w:r>
      </w:ins>
      <w:r w:rsidR="00F31679" w:rsidRPr="00222E24">
        <w:rPr>
          <w:rFonts w:ascii="Times New Roman" w:hAnsi="Times New Roman" w:cs="Times New Roman"/>
        </w:rPr>
        <w:t xml:space="preserve">. </w:t>
      </w:r>
    </w:p>
    <w:p w14:paraId="3E76D4F8" w14:textId="2C68F545" w:rsidR="00F31679" w:rsidRPr="00210B41" w:rsidRDefault="00210B41" w:rsidP="00210B41">
      <w:pPr>
        <w:pStyle w:val="Heading2"/>
        <w:spacing w:line="360" w:lineRule="auto"/>
      </w:pPr>
      <w:r>
        <w:t xml:space="preserve">2.2 </w:t>
      </w:r>
      <w:r w:rsidR="00B770E6">
        <w:t>Instrument</w:t>
      </w:r>
      <w:r w:rsidR="00B770E6" w:rsidRPr="00222E24">
        <w:t xml:space="preserve"> </w:t>
      </w:r>
      <w:r w:rsidR="00F31679" w:rsidRPr="00222E24">
        <w:t>Design</w:t>
      </w:r>
    </w:p>
    <w:p w14:paraId="6FD50A8D" w14:textId="252477BB"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ALI prototype </w:t>
      </w:r>
      <w:r w:rsidR="005A4F0D">
        <w:rPr>
          <w:rFonts w:ascii="Times New Roman" w:hAnsi="Times New Roman" w:cs="Times New Roman"/>
        </w:rPr>
        <w:t>that we have developed</w:t>
      </w:r>
      <w:r w:rsidRPr="00222E24">
        <w:rPr>
          <w:rFonts w:ascii="Times New Roman" w:hAnsi="Times New Roman" w:cs="Times New Roman"/>
        </w:rPr>
        <w:t xml:space="preserve"> has been designed</w:t>
      </w:r>
      <w:r w:rsidR="00210B41">
        <w:rPr>
          <w:rFonts w:ascii="Times New Roman" w:hAnsi="Times New Roman" w:cs="Times New Roman"/>
        </w:rPr>
        <w:t xml:space="preserve"> </w:t>
      </w:r>
      <w:r w:rsidR="000B289B">
        <w:rPr>
          <w:rFonts w:ascii="Times New Roman" w:hAnsi="Times New Roman" w:cs="Times New Roman"/>
        </w:rPr>
        <w:t xml:space="preserve">specifically </w:t>
      </w:r>
      <w:r w:rsidR="00210B41">
        <w:rPr>
          <w:rFonts w:ascii="Times New Roman" w:hAnsi="Times New Roman" w:cs="Times New Roman"/>
        </w:rPr>
        <w:t>f</w:t>
      </w:r>
      <w:r w:rsidRPr="00222E24">
        <w:rPr>
          <w:rFonts w:ascii="Times New Roman" w:hAnsi="Times New Roman" w:cs="Times New Roman"/>
        </w:rPr>
        <w:t>or</w:t>
      </w:r>
      <w:r w:rsidR="000B289B">
        <w:rPr>
          <w:rFonts w:ascii="Times New Roman" w:hAnsi="Times New Roman" w:cs="Times New Roman"/>
        </w:rPr>
        <w:t xml:space="preserve"> testing from</w:t>
      </w:r>
      <w:ins w:id="138" w:author="Elash, Brenden" w:date="2015-09-15T11:23:00Z">
        <w:r w:rsidR="00C56958">
          <w:rPr>
            <w:rFonts w:ascii="Times New Roman" w:hAnsi="Times New Roman" w:cs="Times New Roman"/>
          </w:rPr>
          <w:t xml:space="preserve"> a</w:t>
        </w:r>
      </w:ins>
      <w:r w:rsidRPr="00222E24">
        <w:rPr>
          <w:rFonts w:ascii="Times New Roman" w:hAnsi="Times New Roman" w:cs="Times New Roman"/>
        </w:rPr>
        <w:t xml:space="preserve"> stratospheric ba</w:t>
      </w:r>
      <w:r w:rsidR="00210B41">
        <w:rPr>
          <w:rFonts w:ascii="Times New Roman" w:hAnsi="Times New Roman" w:cs="Times New Roman"/>
        </w:rPr>
        <w:t xml:space="preserve">lloon at a float altitude of </w:t>
      </w:r>
      <w:r w:rsidR="005A4F0D">
        <w:rPr>
          <w:rFonts w:ascii="Times New Roman" w:hAnsi="Times New Roman" w:cs="Times New Roman"/>
        </w:rPr>
        <w:t xml:space="preserve">approximately </w:t>
      </w:r>
      <w:r w:rsidR="00210B41">
        <w:rPr>
          <w:rFonts w:ascii="Times New Roman" w:hAnsi="Times New Roman" w:cs="Times New Roman"/>
        </w:rPr>
        <w:t xml:space="preserve">35 </w:t>
      </w:r>
      <w:r w:rsidRPr="00222E24">
        <w:rPr>
          <w:rFonts w:ascii="Times New Roman" w:hAnsi="Times New Roman" w:cs="Times New Roman"/>
        </w:rPr>
        <w:t>km</w:t>
      </w:r>
      <w:r w:rsidR="00C3641B">
        <w:rPr>
          <w:rFonts w:ascii="Times New Roman" w:hAnsi="Times New Roman" w:cs="Times New Roman"/>
        </w:rPr>
        <w:t>.  In this geometry, a field</w:t>
      </w:r>
      <w:ins w:id="139" w:author="Elash, Brenden" w:date="2015-09-15T11:57:00Z">
        <w:r w:rsidR="004B77B1">
          <w:rPr>
            <w:rFonts w:ascii="Times New Roman" w:hAnsi="Times New Roman" w:cs="Times New Roman"/>
          </w:rPr>
          <w:t xml:space="preserve"> </w:t>
        </w:r>
      </w:ins>
      <w:del w:id="140" w:author="Elash, Brenden" w:date="2015-09-15T11:57:00Z">
        <w:r w:rsidR="00C3641B" w:rsidDel="004B77B1">
          <w:rPr>
            <w:rFonts w:ascii="Times New Roman" w:hAnsi="Times New Roman" w:cs="Times New Roman"/>
          </w:rPr>
          <w:delText>-</w:delText>
        </w:r>
      </w:del>
      <w:r w:rsidR="00C3641B">
        <w:rPr>
          <w:rFonts w:ascii="Times New Roman" w:hAnsi="Times New Roman" w:cs="Times New Roman"/>
        </w:rPr>
        <w:t>of</w:t>
      </w:r>
      <w:ins w:id="141" w:author="Elash, Brenden" w:date="2015-09-15T11:57:00Z">
        <w:r w:rsidR="004B77B1">
          <w:rPr>
            <w:rFonts w:ascii="Times New Roman" w:hAnsi="Times New Roman" w:cs="Times New Roman"/>
          </w:rPr>
          <w:t xml:space="preserve"> </w:t>
        </w:r>
      </w:ins>
      <w:del w:id="142" w:author="Elash, Brenden" w:date="2015-09-15T11:57:00Z">
        <w:r w:rsidR="00C3641B" w:rsidDel="004B77B1">
          <w:rPr>
            <w:rFonts w:ascii="Times New Roman" w:hAnsi="Times New Roman" w:cs="Times New Roman"/>
          </w:rPr>
          <w:delText>-</w:delText>
        </w:r>
      </w:del>
      <w:r w:rsidR="005A4F0D">
        <w:rPr>
          <w:rFonts w:ascii="Times New Roman" w:hAnsi="Times New Roman" w:cs="Times New Roman"/>
        </w:rPr>
        <w:t xml:space="preserve">view that captures </w:t>
      </w:r>
      <w:r w:rsidR="003474F0">
        <w:rPr>
          <w:rFonts w:ascii="Times New Roman" w:hAnsi="Times New Roman" w:cs="Times New Roman"/>
        </w:rPr>
        <w:t>a vertical</w:t>
      </w:r>
      <w:r w:rsidR="00C3641B">
        <w:rPr>
          <w:rFonts w:ascii="Times New Roman" w:hAnsi="Times New Roman" w:cs="Times New Roman"/>
        </w:rPr>
        <w:t xml:space="preserve"> image of the limb from the horizontal</w:t>
      </w:r>
      <w:r w:rsidR="000B289B">
        <w:rPr>
          <w:rFonts w:ascii="Times New Roman" w:hAnsi="Times New Roman" w:cs="Times New Roman"/>
        </w:rPr>
        <w:t xml:space="preserve"> at float</w:t>
      </w:r>
      <w:r w:rsidR="00C3641B">
        <w:rPr>
          <w:rFonts w:ascii="Times New Roman" w:hAnsi="Times New Roman" w:cs="Times New Roman"/>
        </w:rPr>
        <w:t xml:space="preserve"> down to</w:t>
      </w:r>
      <w:r w:rsidR="000B289B">
        <w:rPr>
          <w:rFonts w:ascii="Times New Roman" w:hAnsi="Times New Roman" w:cs="Times New Roman"/>
        </w:rPr>
        <w:t xml:space="preserve"> the</w:t>
      </w:r>
      <w:r w:rsidR="00C3641B">
        <w:rPr>
          <w:rFonts w:ascii="Times New Roman" w:hAnsi="Times New Roman" w:cs="Times New Roman"/>
        </w:rPr>
        <w:t xml:space="preserve"> tangent</w:t>
      </w:r>
      <w:r w:rsidR="000B289B">
        <w:rPr>
          <w:rFonts w:ascii="Times New Roman" w:hAnsi="Times New Roman" w:cs="Times New Roman"/>
        </w:rPr>
        <w:t xml:space="preserve"> line</w:t>
      </w:r>
      <w:r w:rsidR="00C3641B">
        <w:rPr>
          <w:rFonts w:ascii="Times New Roman" w:hAnsi="Times New Roman" w:cs="Times New Roman"/>
        </w:rPr>
        <w:t xml:space="preserve"> to the surface corresponds to </w:t>
      </w:r>
      <w:r w:rsidRPr="00222E24">
        <w:rPr>
          <w:rFonts w:ascii="Times New Roman" w:hAnsi="Times New Roman" w:cs="Times New Roman"/>
        </w:rPr>
        <w:t>6</w:t>
      </w:r>
      <w:r w:rsidR="00C3641B">
        <w:rPr>
          <w:rFonts w:ascii="Times New Roman" w:hAnsi="Times New Roman" w:cs="Times New Roman"/>
        </w:rPr>
        <w:t xml:space="preserve"> degrees</w:t>
      </w:r>
      <w:ins w:id="143" w:author="Elash, Brenden" w:date="2015-09-10T12:34:00Z">
        <w:r w:rsidR="00946CD6">
          <w:rPr>
            <w:rFonts w:ascii="Times New Roman" w:hAnsi="Times New Roman" w:cs="Times New Roman"/>
          </w:rPr>
          <w:t xml:space="preserve"> (</w:t>
        </w:r>
      </w:ins>
      <w:ins w:id="144" w:author="Elash, Brenden" w:date="2015-09-10T12:35:00Z">
        <w:r w:rsidR="00946CD6">
          <w:rPr>
            <w:rFonts w:ascii="Times New Roman" w:hAnsi="Times New Roman" w:cs="Times New Roman"/>
          </w:rPr>
          <w:t>F</w:t>
        </w:r>
      </w:ins>
      <w:ins w:id="145" w:author="Elash, Brenden" w:date="2015-09-10T12:34:00Z">
        <w:r w:rsidR="00946CD6">
          <w:rPr>
            <w:rFonts w:ascii="Times New Roman" w:hAnsi="Times New Roman" w:cs="Times New Roman"/>
          </w:rPr>
          <w:t xml:space="preserve">igure </w:t>
        </w:r>
      </w:ins>
      <w:ins w:id="146" w:author="Elash, Brenden" w:date="2015-09-16T16:07:00Z">
        <w:r w:rsidR="0033228C">
          <w:rPr>
            <w:rFonts w:ascii="Times New Roman" w:hAnsi="Times New Roman" w:cs="Times New Roman"/>
          </w:rPr>
          <w:t>3</w:t>
        </w:r>
      </w:ins>
      <w:ins w:id="147" w:author="Elash, Brenden" w:date="2015-09-10T12:34:00Z">
        <w:r w:rsidR="00946CD6">
          <w:rPr>
            <w:rFonts w:ascii="Times New Roman" w:hAnsi="Times New Roman" w:cs="Times New Roman"/>
          </w:rPr>
          <w:t>)</w:t>
        </w:r>
      </w:ins>
      <w:r w:rsidR="000B289B">
        <w:rPr>
          <w:rFonts w:ascii="Times New Roman" w:hAnsi="Times New Roman" w:cs="Times New Roman"/>
        </w:rPr>
        <w:t>.  This</w:t>
      </w:r>
      <w:r w:rsidR="00C3641B">
        <w:rPr>
          <w:rFonts w:ascii="Times New Roman" w:hAnsi="Times New Roman" w:cs="Times New Roman"/>
        </w:rPr>
        <w:t xml:space="preserve"> is substantially larger than similar imaging requirements from low earth orbit, where the same</w:t>
      </w:r>
      <w:r w:rsidR="003474F0">
        <w:rPr>
          <w:rFonts w:ascii="Times New Roman" w:hAnsi="Times New Roman" w:cs="Times New Roman"/>
        </w:rPr>
        <w:t xml:space="preserve"> tangent</w:t>
      </w:r>
      <w:r w:rsidR="00C3641B">
        <w:rPr>
          <w:rFonts w:ascii="Times New Roman" w:hAnsi="Times New Roman" w:cs="Times New Roman"/>
        </w:rPr>
        <w:t xml:space="preserve"> altitude range would be covered by about a one degree field</w:t>
      </w:r>
      <w:del w:id="148" w:author="Elash, Brenden" w:date="2015-09-15T11:57:00Z">
        <w:r w:rsidR="00C3641B" w:rsidDel="004B77B1">
          <w:rPr>
            <w:rFonts w:ascii="Times New Roman" w:hAnsi="Times New Roman" w:cs="Times New Roman"/>
          </w:rPr>
          <w:delText>-</w:delText>
        </w:r>
      </w:del>
      <w:ins w:id="149" w:author="Elash, Brenden" w:date="2015-09-15T11:57:00Z">
        <w:r w:rsidR="004B77B1">
          <w:rPr>
            <w:rFonts w:ascii="Times New Roman" w:hAnsi="Times New Roman" w:cs="Times New Roman"/>
          </w:rPr>
          <w:t xml:space="preserve"> </w:t>
        </w:r>
      </w:ins>
      <w:r w:rsidR="00C3641B">
        <w:rPr>
          <w:rFonts w:ascii="Times New Roman" w:hAnsi="Times New Roman" w:cs="Times New Roman"/>
        </w:rPr>
        <w:t>of</w:t>
      </w:r>
      <w:del w:id="150" w:author="Elash, Brenden" w:date="2015-09-15T11:57:00Z">
        <w:r w:rsidR="00C3641B" w:rsidDel="004B77B1">
          <w:rPr>
            <w:rFonts w:ascii="Times New Roman" w:hAnsi="Times New Roman" w:cs="Times New Roman"/>
          </w:rPr>
          <w:delText>-</w:delText>
        </w:r>
      </w:del>
      <w:ins w:id="151" w:author="Elash, Brenden" w:date="2015-09-15T11:57:00Z">
        <w:r w:rsidR="004B77B1">
          <w:rPr>
            <w:rFonts w:ascii="Times New Roman" w:hAnsi="Times New Roman" w:cs="Times New Roman"/>
          </w:rPr>
          <w:t xml:space="preserve"> </w:t>
        </w:r>
      </w:ins>
      <w:r w:rsidR="00C3641B">
        <w:rPr>
          <w:rFonts w:ascii="Times New Roman" w:hAnsi="Times New Roman" w:cs="Times New Roman"/>
        </w:rPr>
        <w:t xml:space="preserve">view. </w:t>
      </w:r>
      <w:r w:rsidR="003474F0">
        <w:rPr>
          <w:rFonts w:ascii="Times New Roman" w:hAnsi="Times New Roman" w:cs="Times New Roman"/>
        </w:rPr>
        <w:t xml:space="preserve"> The target vertical </w:t>
      </w:r>
      <w:r w:rsidR="00C3641B">
        <w:rPr>
          <w:rFonts w:ascii="Times New Roman" w:hAnsi="Times New Roman" w:cs="Times New Roman"/>
        </w:rPr>
        <w:t>resolution of t</w:t>
      </w:r>
      <w:r w:rsidR="000B289B">
        <w:rPr>
          <w:rFonts w:ascii="Times New Roman" w:hAnsi="Times New Roman" w:cs="Times New Roman"/>
        </w:rPr>
        <w:t>he measured radiance profiles is</w:t>
      </w:r>
      <w:r w:rsidR="00C3641B">
        <w:rPr>
          <w:rFonts w:ascii="Times New Roman" w:hAnsi="Times New Roman" w:cs="Times New Roman"/>
        </w:rPr>
        <w:t xml:space="preserve"> 200 m </w:t>
      </w:r>
      <w:r w:rsidR="003474F0">
        <w:rPr>
          <w:rFonts w:ascii="Times New Roman" w:hAnsi="Times New Roman" w:cs="Times New Roman"/>
        </w:rPr>
        <w:t>in tangent altitude.</w:t>
      </w:r>
      <w:r w:rsidR="00C3641B">
        <w:rPr>
          <w:rFonts w:ascii="Times New Roman" w:hAnsi="Times New Roman" w:cs="Times New Roman"/>
        </w:rPr>
        <w:t xml:space="preserve"> </w:t>
      </w:r>
      <w:r w:rsidR="00F66308">
        <w:rPr>
          <w:rFonts w:ascii="Times New Roman" w:hAnsi="Times New Roman" w:cs="Times New Roman"/>
        </w:rPr>
        <w:t xml:space="preserve"> A wavelength range of 600</w:t>
      </w:r>
      <w:r w:rsidR="003474F0">
        <w:rPr>
          <w:rFonts w:ascii="Times New Roman" w:hAnsi="Times New Roman" w:cs="Times New Roman"/>
        </w:rPr>
        <w:t>-</w:t>
      </w:r>
      <w:r w:rsidR="00F66308">
        <w:rPr>
          <w:rFonts w:ascii="Times New Roman" w:hAnsi="Times New Roman" w:cs="Times New Roman"/>
        </w:rPr>
        <w:t>1</w:t>
      </w:r>
      <w:r w:rsidR="00C3641B">
        <w:rPr>
          <w:rFonts w:ascii="Times New Roman" w:hAnsi="Times New Roman" w:cs="Times New Roman"/>
        </w:rPr>
        <w:t>0</w:t>
      </w:r>
      <w:r w:rsidR="00F66308">
        <w:rPr>
          <w:rFonts w:ascii="Times New Roman" w:hAnsi="Times New Roman" w:cs="Times New Roman"/>
        </w:rPr>
        <w:t xml:space="preserve">00 nm was </w:t>
      </w:r>
      <w:r w:rsidR="003474F0">
        <w:rPr>
          <w:rFonts w:ascii="Times New Roman" w:hAnsi="Times New Roman" w:cs="Times New Roman"/>
        </w:rPr>
        <w:t xml:space="preserve">decided upon </w:t>
      </w:r>
      <w:r w:rsidR="00C3641B">
        <w:rPr>
          <w:rFonts w:ascii="Times New Roman" w:hAnsi="Times New Roman" w:cs="Times New Roman"/>
        </w:rPr>
        <w:t>for the prototype, mostly to align well with the spectral response of a standard</w:t>
      </w:r>
      <w:r w:rsidR="003474F0">
        <w:rPr>
          <w:rFonts w:ascii="Times New Roman" w:hAnsi="Times New Roman" w:cs="Times New Roman"/>
        </w:rPr>
        <w:t xml:space="preserve"> and readily available</w:t>
      </w:r>
      <w:r w:rsidR="00C3641B">
        <w:rPr>
          <w:rFonts w:ascii="Times New Roman" w:hAnsi="Times New Roman" w:cs="Times New Roman"/>
        </w:rPr>
        <w:t xml:space="preserve"> CCD detector. We also </w:t>
      </w:r>
      <w:r w:rsidR="00C76B34">
        <w:rPr>
          <w:rFonts w:ascii="Times New Roman" w:hAnsi="Times New Roman" w:cs="Times New Roman"/>
        </w:rPr>
        <w:t>attempted to pay</w:t>
      </w:r>
      <w:r w:rsidR="00C3641B">
        <w:rPr>
          <w:rFonts w:ascii="Times New Roman" w:hAnsi="Times New Roman" w:cs="Times New Roman"/>
        </w:rPr>
        <w:t xml:space="preserve"> careful attention to</w:t>
      </w:r>
      <w:r w:rsidR="002F01A0">
        <w:rPr>
          <w:rFonts w:ascii="Times New Roman" w:hAnsi="Times New Roman" w:cs="Times New Roman"/>
        </w:rPr>
        <w:t xml:space="preserve"> stray light reduction</w:t>
      </w:r>
      <w:r w:rsidR="00C3641B">
        <w:rPr>
          <w:rFonts w:ascii="Times New Roman" w:hAnsi="Times New Roman" w:cs="Times New Roman"/>
        </w:rPr>
        <w:t xml:space="preserve"> including both internal scatter and out</w:t>
      </w:r>
      <w:ins w:id="152" w:author="Elash, Brenden" w:date="2015-09-15T11:53:00Z">
        <w:r w:rsidR="00293CAB">
          <w:rPr>
            <w:rFonts w:ascii="Times New Roman" w:hAnsi="Times New Roman" w:cs="Times New Roman"/>
          </w:rPr>
          <w:t>-</w:t>
        </w:r>
      </w:ins>
      <w:del w:id="153" w:author="Elash, Brenden" w:date="2015-09-15T11:53:00Z">
        <w:r w:rsidR="00C3641B" w:rsidDel="00293CAB">
          <w:rPr>
            <w:rFonts w:ascii="Times New Roman" w:hAnsi="Times New Roman" w:cs="Times New Roman"/>
          </w:rPr>
          <w:delText xml:space="preserve"> </w:delText>
        </w:r>
      </w:del>
      <w:r w:rsidR="00C3641B">
        <w:rPr>
          <w:rFonts w:ascii="Times New Roman" w:hAnsi="Times New Roman" w:cs="Times New Roman"/>
        </w:rPr>
        <w:t>of</w:t>
      </w:r>
      <w:ins w:id="154" w:author="Elash, Brenden" w:date="2015-09-15T11:53:00Z">
        <w:r w:rsidR="00293CAB">
          <w:rPr>
            <w:rFonts w:ascii="Times New Roman" w:hAnsi="Times New Roman" w:cs="Times New Roman"/>
          </w:rPr>
          <w:t>-</w:t>
        </w:r>
      </w:ins>
      <w:del w:id="155" w:author="Elash, Brenden" w:date="2015-09-15T11:53:00Z">
        <w:r w:rsidR="00C3641B" w:rsidDel="00293CAB">
          <w:rPr>
            <w:rFonts w:ascii="Times New Roman" w:hAnsi="Times New Roman" w:cs="Times New Roman"/>
          </w:rPr>
          <w:delText xml:space="preserve"> </w:delText>
        </w:r>
      </w:del>
      <w:r w:rsidR="00C3641B">
        <w:rPr>
          <w:rFonts w:ascii="Times New Roman" w:hAnsi="Times New Roman" w:cs="Times New Roman"/>
        </w:rPr>
        <w:t>field signal</w:t>
      </w:r>
      <w:r w:rsidR="00D36FB7">
        <w:rPr>
          <w:rFonts w:ascii="Times New Roman" w:hAnsi="Times New Roman" w:cs="Times New Roman"/>
        </w:rPr>
        <w:t>.</w:t>
      </w:r>
    </w:p>
    <w:p w14:paraId="5B02C8F8" w14:textId="5B8E15AD" w:rsidR="00F31679" w:rsidRPr="00222E24" w:rsidRDefault="00C76B34" w:rsidP="00210B41">
      <w:pPr>
        <w:spacing w:line="360" w:lineRule="auto"/>
        <w:ind w:firstLine="720"/>
        <w:jc w:val="both"/>
        <w:rPr>
          <w:rFonts w:ascii="Times New Roman" w:hAnsi="Times New Roman" w:cs="Times New Roman"/>
        </w:rPr>
      </w:pPr>
      <w:r>
        <w:rPr>
          <w:rFonts w:ascii="Times New Roman" w:hAnsi="Times New Roman" w:cs="Times New Roman"/>
        </w:rPr>
        <w:lastRenderedPageBreak/>
        <w:t>The use of the AOTF essentially limits the optical design to two possible basic layouts</w:t>
      </w:r>
      <w:r w:rsidR="000E3C50">
        <w:rPr>
          <w:rFonts w:ascii="Times New Roman" w:hAnsi="Times New Roman" w:cs="Times New Roman"/>
        </w:rPr>
        <w:t>: the telecentric or the telescopic system.</w:t>
      </w:r>
      <w:r w:rsidR="00F31679" w:rsidRPr="00222E24">
        <w:rPr>
          <w:rFonts w:ascii="Times New Roman" w:hAnsi="Times New Roman" w:cs="Times New Roman"/>
        </w:rPr>
        <w:t xml:space="preserve"> </w:t>
      </w:r>
      <w:r w:rsidR="00876D91">
        <w:rPr>
          <w:rFonts w:ascii="Times New Roman" w:hAnsi="Times New Roman" w:cs="Times New Roman"/>
        </w:rPr>
        <w:t>This limitation is m</w:t>
      </w:r>
      <w:r w:rsidR="00F31679" w:rsidRPr="00222E24">
        <w:rPr>
          <w:rFonts w:ascii="Times New Roman" w:hAnsi="Times New Roman" w:cs="Times New Roman"/>
        </w:rPr>
        <w:t>ainly</w:t>
      </w:r>
      <w:r w:rsidR="00876D91">
        <w:rPr>
          <w:rFonts w:ascii="Times New Roman" w:hAnsi="Times New Roman" w:cs="Times New Roman"/>
        </w:rPr>
        <w:t xml:space="preserve"> that</w:t>
      </w:r>
      <w:r w:rsidR="00F31679" w:rsidRPr="00222E24">
        <w:rPr>
          <w:rFonts w:ascii="Times New Roman" w:hAnsi="Times New Roman" w:cs="Times New Roman"/>
        </w:rPr>
        <w:t xml:space="preserve"> the incoming light</w:t>
      </w:r>
      <w:r w:rsidR="000B289B">
        <w:rPr>
          <w:rFonts w:ascii="Times New Roman" w:hAnsi="Times New Roman" w:cs="Times New Roman"/>
        </w:rPr>
        <w:t xml:space="preserve"> beams</w:t>
      </w:r>
      <w:r w:rsidR="00F31679" w:rsidRPr="00222E24">
        <w:rPr>
          <w:rFonts w:ascii="Times New Roman" w:hAnsi="Times New Roman" w:cs="Times New Roman"/>
        </w:rPr>
        <w:t xml:space="preserve"> </w:t>
      </w:r>
      <w:r w:rsidR="00876D91">
        <w:rPr>
          <w:rFonts w:ascii="Times New Roman" w:hAnsi="Times New Roman" w:cs="Times New Roman"/>
        </w:rPr>
        <w:t xml:space="preserve">at the AOTF device </w:t>
      </w:r>
      <w:r w:rsidR="00F31679" w:rsidRPr="00222E24">
        <w:rPr>
          <w:rFonts w:ascii="Times New Roman" w:hAnsi="Times New Roman" w:cs="Times New Roman"/>
        </w:rPr>
        <w:t>must enter at less than the acceptance angle</w:t>
      </w:r>
      <w:r w:rsidR="00876D91">
        <w:rPr>
          <w:rFonts w:ascii="Times New Roman" w:hAnsi="Times New Roman" w:cs="Times New Roman"/>
        </w:rPr>
        <w:t xml:space="preserve">, which is defined by a threshold beyond which </w:t>
      </w:r>
      <w:del w:id="156" w:author="Elash, Brenden" w:date="2015-09-10T12:39:00Z">
        <w:r w:rsidR="00876D91" w:rsidDel="00946CD6">
          <w:rPr>
            <w:rFonts w:ascii="Times New Roman" w:hAnsi="Times New Roman" w:cs="Times New Roman"/>
          </w:rPr>
          <w:delText xml:space="preserve">the </w:delText>
        </w:r>
        <w:r w:rsidR="00F31679" w:rsidRPr="00222E24" w:rsidDel="00946CD6">
          <w:rPr>
            <w:rFonts w:ascii="Times New Roman" w:hAnsi="Times New Roman" w:cs="Times New Roman"/>
          </w:rPr>
          <w:delText xml:space="preserve"> diffraction</w:delText>
        </w:r>
      </w:del>
      <w:ins w:id="157" w:author="Elash, Brenden" w:date="2015-09-10T12:39:00Z">
        <w:r w:rsidR="00946CD6">
          <w:rPr>
            <w:rFonts w:ascii="Times New Roman" w:hAnsi="Times New Roman" w:cs="Times New Roman"/>
          </w:rPr>
          <w:t xml:space="preserve">the </w:t>
        </w:r>
        <w:r w:rsidR="00946CD6" w:rsidRPr="00222E24">
          <w:rPr>
            <w:rFonts w:ascii="Times New Roman" w:hAnsi="Times New Roman" w:cs="Times New Roman"/>
          </w:rPr>
          <w:t>diffraction</w:t>
        </w:r>
      </w:ins>
      <w:r w:rsidR="00F31679" w:rsidRPr="00222E24">
        <w:rPr>
          <w:rFonts w:ascii="Times New Roman" w:hAnsi="Times New Roman" w:cs="Times New Roman"/>
        </w:rPr>
        <w:t xml:space="preserve"> </w:t>
      </w:r>
      <w:r w:rsidR="00876D91">
        <w:rPr>
          <w:rFonts w:ascii="Times New Roman" w:hAnsi="Times New Roman" w:cs="Times New Roman"/>
        </w:rPr>
        <w:t>efficiency falls off sharply</w:t>
      </w:r>
      <w:r w:rsidR="00F31679" w:rsidRPr="00222E24">
        <w:rPr>
          <w:rFonts w:ascii="Times New Roman" w:hAnsi="Times New Roman" w:cs="Times New Roman"/>
        </w:rPr>
        <w:t xml:space="preserve">. </w:t>
      </w:r>
      <w:r w:rsidR="000E3C50">
        <w:rPr>
          <w:rFonts w:ascii="Times New Roman" w:hAnsi="Times New Roman" w:cs="Times New Roman"/>
        </w:rPr>
        <w:t>These AOTF layouts have been studied previously (</w:t>
      </w:r>
      <w:r w:rsidR="000E3C50" w:rsidRPr="00222E24">
        <w:rPr>
          <w:rFonts w:ascii="Times New Roman" w:hAnsi="Times New Roman" w:cs="Times New Roman"/>
        </w:rPr>
        <w:t>Suhre</w:t>
      </w:r>
      <w:r w:rsidR="000E3C50">
        <w:rPr>
          <w:rFonts w:ascii="Times New Roman" w:hAnsi="Times New Roman" w:cs="Times New Roman"/>
        </w:rPr>
        <w:t xml:space="preserve"> et al., 2004); however they are briefly explained here in the context of our intended purpose of limb imaging aerosol. </w:t>
      </w:r>
      <w:r w:rsidR="003474F0">
        <w:rPr>
          <w:rFonts w:ascii="Times New Roman" w:hAnsi="Times New Roman" w:cs="Times New Roman"/>
        </w:rPr>
        <w:t>The upshot is that t</w:t>
      </w:r>
      <w:r w:rsidR="00F31679" w:rsidRPr="00222E24">
        <w:rPr>
          <w:rFonts w:ascii="Times New Roman" w:hAnsi="Times New Roman" w:cs="Times New Roman"/>
        </w:rPr>
        <w:t>he telescopic</w:t>
      </w:r>
      <w:r w:rsidR="000E3C50">
        <w:rPr>
          <w:rFonts w:ascii="Times New Roman" w:hAnsi="Times New Roman" w:cs="Times New Roman"/>
        </w:rPr>
        <w:t xml:space="preserve">, </w:t>
      </w:r>
      <w:r w:rsidR="00F31679" w:rsidRPr="00222E24">
        <w:rPr>
          <w:rFonts w:ascii="Times New Roman" w:hAnsi="Times New Roman" w:cs="Times New Roman"/>
        </w:rPr>
        <w:t>or afocal</w:t>
      </w:r>
      <w:r w:rsidR="000E3C50">
        <w:rPr>
          <w:rFonts w:ascii="Times New Roman" w:hAnsi="Times New Roman" w:cs="Times New Roman"/>
        </w:rPr>
        <w:t>,</w:t>
      </w:r>
      <w:r w:rsidR="00F31679" w:rsidRPr="00222E24">
        <w:rPr>
          <w:rFonts w:ascii="Times New Roman" w:hAnsi="Times New Roman" w:cs="Times New Roman"/>
        </w:rPr>
        <w:t xml:space="preserve"> system causes a wavelength gradient to be formed across the image </w:t>
      </w:r>
      <w:r w:rsidR="000E3C50">
        <w:rPr>
          <w:rFonts w:ascii="Times New Roman" w:hAnsi="Times New Roman" w:cs="Times New Roman"/>
        </w:rPr>
        <w:t xml:space="preserve">plane, </w:t>
      </w:r>
      <w:r w:rsidR="00F31679" w:rsidRPr="00222E24">
        <w:rPr>
          <w:rFonts w:ascii="Times New Roman" w:hAnsi="Times New Roman" w:cs="Times New Roman"/>
        </w:rPr>
        <w:t>whereas the telecentric design overcomes this problem but has a larger spectral point spread function</w:t>
      </w:r>
      <w:r w:rsidR="000E3C50">
        <w:rPr>
          <w:rFonts w:ascii="Times New Roman" w:hAnsi="Times New Roman" w:cs="Times New Roman"/>
        </w:rPr>
        <w:t>, and a slight change in focus with wavelength.</w:t>
      </w:r>
      <w:r w:rsidR="00F31679" w:rsidRPr="00222E24">
        <w:rPr>
          <w:rFonts w:ascii="Times New Roman" w:hAnsi="Times New Roman" w:cs="Times New Roman"/>
        </w:rPr>
        <w:t xml:space="preserve"> The optical design software Code V was used to assist in designing</w:t>
      </w:r>
      <w:r w:rsidR="000E3C50">
        <w:rPr>
          <w:rFonts w:ascii="Times New Roman" w:hAnsi="Times New Roman" w:cs="Times New Roman"/>
        </w:rPr>
        <w:t xml:space="preserve"> and analyzing the performance</w:t>
      </w:r>
      <w:r w:rsidR="00F31679" w:rsidRPr="00222E24">
        <w:rPr>
          <w:rFonts w:ascii="Times New Roman" w:hAnsi="Times New Roman" w:cs="Times New Roman"/>
        </w:rPr>
        <w:t xml:space="preserve"> of both of the optical layouts.</w:t>
      </w:r>
    </w:p>
    <w:p w14:paraId="14E4B4C7" w14:textId="4009C36F"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A telecentric layout leads to focused light</w:t>
      </w:r>
      <w:r w:rsidR="00AA68E7">
        <w:rPr>
          <w:rFonts w:ascii="Times New Roman" w:hAnsi="Times New Roman" w:cs="Times New Roman"/>
        </w:rPr>
        <w:t xml:space="preserve"> bundles</w:t>
      </w:r>
      <w:r w:rsidRPr="00222E24">
        <w:rPr>
          <w:rFonts w:ascii="Times New Roman" w:hAnsi="Times New Roman" w:cs="Times New Roman"/>
        </w:rPr>
        <w:t xml:space="preserve"> passing through the AOTF. The filtered image </w:t>
      </w:r>
      <w:r w:rsidR="00AA68E7">
        <w:rPr>
          <w:rFonts w:ascii="Times New Roman" w:hAnsi="Times New Roman" w:cs="Times New Roman"/>
        </w:rPr>
        <w:t xml:space="preserve">then </w:t>
      </w:r>
      <w:r w:rsidRPr="00222E24">
        <w:rPr>
          <w:rFonts w:ascii="Times New Roman" w:hAnsi="Times New Roman" w:cs="Times New Roman"/>
        </w:rPr>
        <w:t xml:space="preserve">has a </w:t>
      </w:r>
      <w:r w:rsidR="00AA68E7">
        <w:rPr>
          <w:rFonts w:ascii="Times New Roman" w:hAnsi="Times New Roman" w:cs="Times New Roman"/>
        </w:rPr>
        <w:t>constant</w:t>
      </w:r>
      <w:r w:rsidR="00AA68E7" w:rsidRPr="00222E24">
        <w:rPr>
          <w:rFonts w:ascii="Times New Roman" w:hAnsi="Times New Roman" w:cs="Times New Roman"/>
        </w:rPr>
        <w:t xml:space="preserve"> </w:t>
      </w:r>
      <w:r w:rsidRPr="00222E24">
        <w:rPr>
          <w:rFonts w:ascii="Times New Roman" w:hAnsi="Times New Roman" w:cs="Times New Roman"/>
        </w:rPr>
        <w:t>wavelength across the entire image with a larger spectral point spread function</w:t>
      </w:r>
      <w:r w:rsidR="00AA68E7">
        <w:rPr>
          <w:rFonts w:ascii="Times New Roman" w:hAnsi="Times New Roman" w:cs="Times New Roman"/>
        </w:rPr>
        <w:t>,</w:t>
      </w:r>
      <w:r w:rsidRPr="00222E24">
        <w:rPr>
          <w:rFonts w:ascii="Times New Roman" w:hAnsi="Times New Roman" w:cs="Times New Roman"/>
        </w:rPr>
        <w:t xml:space="preserve">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w:t>
      </w:r>
      <w:r w:rsidR="003474F0">
        <w:rPr>
          <w:rFonts w:ascii="Times New Roman" w:hAnsi="Times New Roman" w:cs="Times New Roman"/>
        </w:rPr>
        <w:t>layout</w:t>
      </w:r>
      <w:r w:rsidR="003474F0" w:rsidRPr="00222E24">
        <w:rPr>
          <w:rFonts w:ascii="Times New Roman" w:hAnsi="Times New Roman" w:cs="Times New Roman"/>
        </w:rPr>
        <w:t xml:space="preserve"> </w:t>
      </w:r>
      <w:r w:rsidR="001F4D4B">
        <w:rPr>
          <w:rFonts w:ascii="Times New Roman" w:hAnsi="Times New Roman" w:cs="Times New Roman"/>
        </w:rPr>
        <w:t>has</w:t>
      </w:r>
      <w:r w:rsidRPr="00222E24">
        <w:rPr>
          <w:rFonts w:ascii="Times New Roman" w:hAnsi="Times New Roman" w:cs="Times New Roman"/>
        </w:rPr>
        <w:t xml:space="preserve"> two inherent issues. First, </w:t>
      </w:r>
      <w:r w:rsidR="003474F0">
        <w:rPr>
          <w:rFonts w:ascii="Times New Roman" w:hAnsi="Times New Roman" w:cs="Times New Roman"/>
        </w:rPr>
        <w:t xml:space="preserve">it </w:t>
      </w:r>
      <w:r w:rsidRPr="00222E24">
        <w:rPr>
          <w:rFonts w:ascii="Times New Roman" w:hAnsi="Times New Roman" w:cs="Times New Roman"/>
        </w:rPr>
        <w:t xml:space="preserve">is sensitive to any surface defects of the crystal since the light </w:t>
      </w:r>
      <w:r w:rsidR="003474F0">
        <w:rPr>
          <w:rFonts w:ascii="Times New Roman" w:hAnsi="Times New Roman" w:cs="Times New Roman"/>
        </w:rPr>
        <w:t>path is focused very near the AOTF surfaces</w:t>
      </w:r>
      <w:r w:rsidRPr="00222E24">
        <w:rPr>
          <w:rFonts w:ascii="Times New Roman" w:hAnsi="Times New Roman" w:cs="Times New Roman"/>
        </w:rPr>
        <w:t xml:space="preserve">.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w:t>
      </w:r>
      <w:r w:rsidR="003474F0">
        <w:rPr>
          <w:rFonts w:ascii="Times New Roman" w:hAnsi="Times New Roman" w:cs="Times New Roman"/>
        </w:rPr>
        <w:t xml:space="preserve">such that perfect focus </w:t>
      </w:r>
      <w:r w:rsidRPr="00222E24">
        <w:rPr>
          <w:rFonts w:ascii="Times New Roman" w:hAnsi="Times New Roman" w:cs="Times New Roman"/>
        </w:rPr>
        <w:t xml:space="preserve">can only be </w:t>
      </w:r>
      <w:r w:rsidR="003474F0">
        <w:rPr>
          <w:rFonts w:ascii="Times New Roman" w:hAnsi="Times New Roman" w:cs="Times New Roman"/>
        </w:rPr>
        <w:t>obtained</w:t>
      </w:r>
      <w:r w:rsidR="003474F0" w:rsidRPr="00222E24">
        <w:rPr>
          <w:rFonts w:ascii="Times New Roman" w:hAnsi="Times New Roman" w:cs="Times New Roman"/>
        </w:rPr>
        <w:t xml:space="preserve"> </w:t>
      </w:r>
      <w:r w:rsidRPr="00222E24">
        <w:rPr>
          <w:rFonts w:ascii="Times New Roman" w:hAnsi="Times New Roman" w:cs="Times New Roman"/>
        </w:rPr>
        <w:t xml:space="preserve">for a single wavelength. Defocusing will occur at the image plane for all other wavelengths and in order to correct for this problem additional compensating optics would need to be added or the </w:t>
      </w:r>
      <w:r w:rsidR="003474F0">
        <w:rPr>
          <w:rFonts w:ascii="Times New Roman" w:hAnsi="Times New Roman" w:cs="Times New Roman"/>
        </w:rPr>
        <w:t>detector</w:t>
      </w:r>
      <w:r w:rsidR="003474F0" w:rsidRPr="00222E24">
        <w:rPr>
          <w:rFonts w:ascii="Times New Roman" w:hAnsi="Times New Roman" w:cs="Times New Roman"/>
        </w:rPr>
        <w:t xml:space="preserve"> </w:t>
      </w:r>
      <w:r w:rsidRPr="00222E24">
        <w:rPr>
          <w:rFonts w:ascii="Times New Roman" w:hAnsi="Times New Roman" w:cs="Times New Roman"/>
        </w:rPr>
        <w:t>would need to be actively moved as the wavelengths are scanned</w:t>
      </w:r>
      <w:r w:rsidR="00870600">
        <w:rPr>
          <w:rFonts w:ascii="Times New Roman" w:hAnsi="Times New Roman" w:cs="Times New Roman"/>
        </w:rPr>
        <w:t>.</w:t>
      </w:r>
      <w:r w:rsidR="00EF1FC7">
        <w:rPr>
          <w:rFonts w:ascii="Times New Roman" w:hAnsi="Times New Roman" w:cs="Times New Roman"/>
        </w:rPr>
        <w:t xml:space="preserve"> </w:t>
      </w:r>
    </w:p>
    <w:p w14:paraId="24F7F23D" w14:textId="26BBFBAD"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w:t>
      </w:r>
      <w:r w:rsidR="003474F0">
        <w:rPr>
          <w:rFonts w:ascii="Times New Roman" w:hAnsi="Times New Roman" w:cs="Times New Roman"/>
        </w:rPr>
        <w:t>layout,</w:t>
      </w:r>
      <w:r w:rsidR="003474F0" w:rsidRPr="00222E24">
        <w:rPr>
          <w:rFonts w:ascii="Times New Roman" w:hAnsi="Times New Roman" w:cs="Times New Roman"/>
        </w:rPr>
        <w:t xml:space="preserve"> </w:t>
      </w:r>
      <w:r w:rsidRPr="00222E24">
        <w:rPr>
          <w:rFonts w:ascii="Times New Roman" w:hAnsi="Times New Roman" w:cs="Times New Roman"/>
        </w:rPr>
        <w:t>collimated light for each line</w:t>
      </w:r>
      <w:ins w:id="158" w:author="Elash, Brenden" w:date="2015-09-15T11:29:00Z">
        <w:r w:rsidR="00F84A87">
          <w:rPr>
            <w:rFonts w:ascii="Times New Roman" w:hAnsi="Times New Roman" w:cs="Times New Roman"/>
          </w:rPr>
          <w:t>-</w:t>
        </w:r>
      </w:ins>
      <w:del w:id="159" w:author="Elash, Brenden" w:date="2015-09-15T11:29:00Z">
        <w:r w:rsidRPr="00222E24" w:rsidDel="00F84A87">
          <w:rPr>
            <w:rFonts w:ascii="Times New Roman" w:hAnsi="Times New Roman" w:cs="Times New Roman"/>
          </w:rPr>
          <w:delText xml:space="preserve"> </w:delText>
        </w:r>
      </w:del>
      <w:r w:rsidRPr="00222E24">
        <w:rPr>
          <w:rFonts w:ascii="Times New Roman" w:hAnsi="Times New Roman" w:cs="Times New Roman"/>
        </w:rPr>
        <w:t>of</w:t>
      </w:r>
      <w:del w:id="160" w:author="Elash, Brenden" w:date="2015-09-15T11:29:00Z">
        <w:r w:rsidRPr="00222E24" w:rsidDel="00F84A87">
          <w:rPr>
            <w:rFonts w:ascii="Times New Roman" w:hAnsi="Times New Roman" w:cs="Times New Roman"/>
          </w:rPr>
          <w:delText xml:space="preserve"> </w:delText>
        </w:r>
      </w:del>
      <w:ins w:id="161" w:author="Elash, Brenden" w:date="2015-09-15T11:29:00Z">
        <w:r w:rsidR="00F84A87">
          <w:rPr>
            <w:rFonts w:ascii="Times New Roman" w:hAnsi="Times New Roman" w:cs="Times New Roman"/>
          </w:rPr>
          <w:t>-</w:t>
        </w:r>
      </w:ins>
      <w:r w:rsidRPr="00222E24">
        <w:rPr>
          <w:rFonts w:ascii="Times New Roman" w:hAnsi="Times New Roman" w:cs="Times New Roman"/>
        </w:rPr>
        <w:t>sight pass</w:t>
      </w:r>
      <w:r w:rsidR="003474F0">
        <w:rPr>
          <w:rFonts w:ascii="Times New Roman" w:hAnsi="Times New Roman" w:cs="Times New Roman"/>
        </w:rPr>
        <w:t>es</w:t>
      </w:r>
      <w:r w:rsidRPr="00222E24">
        <w:rPr>
          <w:rFonts w:ascii="Times New Roman" w:hAnsi="Times New Roman" w:cs="Times New Roman"/>
        </w:rPr>
        <w:t xml:space="preserve"> through the </w:t>
      </w:r>
      <w:r w:rsidR="003474F0">
        <w:rPr>
          <w:rFonts w:ascii="Times New Roman" w:hAnsi="Times New Roman" w:cs="Times New Roman"/>
        </w:rPr>
        <w:t>AOTF</w:t>
      </w:r>
      <w:r w:rsidR="000B289B">
        <w:rPr>
          <w:rFonts w:ascii="Times New Roman" w:hAnsi="Times New Roman" w:cs="Times New Roman"/>
        </w:rPr>
        <w:t>.</w:t>
      </w:r>
      <w:r w:rsidR="003474F0" w:rsidRPr="00222E24">
        <w:rPr>
          <w:rFonts w:ascii="Times New Roman" w:hAnsi="Times New Roman" w:cs="Times New Roman"/>
        </w:rPr>
        <w:t xml:space="preserve"> </w:t>
      </w:r>
      <w:r w:rsidR="000B289B">
        <w:rPr>
          <w:rFonts w:ascii="Times New Roman" w:hAnsi="Times New Roman" w:cs="Times New Roman"/>
        </w:rPr>
        <w:t>T</w:t>
      </w:r>
      <w:r w:rsidRPr="00222E24">
        <w:rPr>
          <w:rFonts w:ascii="Times New Roman" w:hAnsi="Times New Roman" w:cs="Times New Roman"/>
        </w:rPr>
        <w:t xml:space="preserve">his </w:t>
      </w:r>
      <w:r w:rsidR="003474F0">
        <w:rPr>
          <w:rFonts w:ascii="Times New Roman" w:hAnsi="Times New Roman" w:cs="Times New Roman"/>
        </w:rPr>
        <w:t xml:space="preserve">results in </w:t>
      </w:r>
      <w:r w:rsidRPr="00222E24">
        <w:rPr>
          <w:rFonts w:ascii="Times New Roman" w:hAnsi="Times New Roman" w:cs="Times New Roman"/>
        </w:rPr>
        <w:t xml:space="preserve">a few fundamental </w:t>
      </w:r>
      <w:r w:rsidR="003474F0">
        <w:rPr>
          <w:rFonts w:ascii="Times New Roman" w:hAnsi="Times New Roman" w:cs="Times New Roman"/>
        </w:rPr>
        <w:t>differences</w:t>
      </w:r>
      <w:r w:rsidRPr="00222E24">
        <w:rPr>
          <w:rFonts w:ascii="Times New Roman" w:hAnsi="Times New Roman" w:cs="Times New Roman"/>
        </w:rPr>
        <w:t xml:space="preserve"> </w:t>
      </w:r>
      <w:r w:rsidR="003474F0">
        <w:rPr>
          <w:rFonts w:ascii="Times New Roman" w:hAnsi="Times New Roman" w:cs="Times New Roman"/>
        </w:rPr>
        <w:t>that both</w:t>
      </w:r>
      <w:r w:rsidRPr="00222E24">
        <w:rPr>
          <w:rFonts w:ascii="Times New Roman" w:hAnsi="Times New Roman" w:cs="Times New Roman"/>
        </w:rPr>
        <w:t xml:space="preserve"> improve and degrade the imaging quality. First, the light passing through the AOTF from a single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enters the AOTF at the same angle, so the image will have a narrower spectral </w:t>
      </w:r>
      <w:del w:id="162" w:author="Elash, Brenden" w:date="2015-09-10T12:52:00Z">
        <w:r w:rsidRPr="00222E24" w:rsidDel="00695517">
          <w:rPr>
            <w:rFonts w:ascii="Times New Roman" w:hAnsi="Times New Roman" w:cs="Times New Roman"/>
          </w:rPr>
          <w:delText xml:space="preserve">PSF </w:delText>
        </w:r>
      </w:del>
      <w:ins w:id="163" w:author="Elash, Brenden" w:date="2015-09-10T12:52:00Z">
        <w:r w:rsidR="00695517">
          <w:rPr>
            <w:rFonts w:ascii="Times New Roman" w:hAnsi="Times New Roman" w:cs="Times New Roman"/>
          </w:rPr>
          <w:t>point spread function</w:t>
        </w:r>
        <w:r w:rsidR="00695517" w:rsidRPr="00222E24">
          <w:rPr>
            <w:rFonts w:ascii="Times New Roman" w:hAnsi="Times New Roman" w:cs="Times New Roman"/>
          </w:rPr>
          <w:t xml:space="preserve"> </w:t>
        </w:r>
      </w:ins>
      <w:r w:rsidRPr="00222E24">
        <w:rPr>
          <w:rFonts w:ascii="Times New Roman" w:hAnsi="Times New Roman" w:cs="Times New Roman"/>
        </w:rPr>
        <w:t>than the telecentric counterpart. However, each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diffraction </w:t>
      </w:r>
      <w:r w:rsidR="001F4D4B">
        <w:rPr>
          <w:rFonts w:ascii="Times New Roman" w:hAnsi="Times New Roman" w:cs="Times New Roman"/>
        </w:rPr>
        <w:t>(Equation 2</w:t>
      </w:r>
      <w:r w:rsidRPr="00222E24">
        <w:rPr>
          <w:rFonts w:ascii="Times New Roman" w:hAnsi="Times New Roman" w:cs="Times New Roman"/>
        </w:rPr>
        <w:t xml:space="preserve">). The </w:t>
      </w:r>
      <w:r w:rsidR="003474F0">
        <w:rPr>
          <w:rFonts w:ascii="Times New Roman" w:hAnsi="Times New Roman" w:cs="Times New Roman"/>
        </w:rPr>
        <w:t xml:space="preserve">scanned spectrum then has better spectral resolution than obtained with the telecentric system, </w:t>
      </w:r>
      <w:r w:rsidRPr="00222E24">
        <w:rPr>
          <w:rFonts w:ascii="Times New Roman" w:hAnsi="Times New Roman" w:cs="Times New Roman"/>
        </w:rPr>
        <w:t xml:space="preserve">but there will be a wavelength gradient radiating out from the center of the image. Second, since light </w:t>
      </w:r>
      <w:r w:rsidR="003474F0">
        <w:rPr>
          <w:rFonts w:ascii="Times New Roman" w:hAnsi="Times New Roman" w:cs="Times New Roman"/>
        </w:rPr>
        <w:t>in this design</w:t>
      </w:r>
      <w:r w:rsidR="003474F0" w:rsidRPr="00222E24">
        <w:rPr>
          <w:rFonts w:ascii="Times New Roman" w:hAnsi="Times New Roman" w:cs="Times New Roman"/>
        </w:rPr>
        <w:t xml:space="preserve"> </w:t>
      </w:r>
      <w:r w:rsidRPr="00222E24">
        <w:rPr>
          <w:rFonts w:ascii="Times New Roman" w:hAnsi="Times New Roman" w:cs="Times New Roman"/>
        </w:rPr>
        <w:t>passes through the AOTF collimated, the focal point of the image no longer changes with wavelength. Instead, a lateral displacement of each line</w:t>
      </w:r>
      <w:ins w:id="164" w:author="Elash, Brenden" w:date="2015-09-15T11:30:00Z">
        <w:r w:rsidR="00F84A87">
          <w:rPr>
            <w:rFonts w:ascii="Times New Roman" w:hAnsi="Times New Roman" w:cs="Times New Roman"/>
          </w:rPr>
          <w:t>-</w:t>
        </w:r>
      </w:ins>
      <w:del w:id="165" w:author="Elash, Brenden" w:date="2015-09-15T11:30:00Z">
        <w:r w:rsidRPr="00222E24" w:rsidDel="00F84A87">
          <w:rPr>
            <w:rFonts w:ascii="Times New Roman" w:hAnsi="Times New Roman" w:cs="Times New Roman"/>
          </w:rPr>
          <w:delText xml:space="preserve"> </w:delText>
        </w:r>
      </w:del>
      <w:r w:rsidRPr="00222E24">
        <w:rPr>
          <w:rFonts w:ascii="Times New Roman" w:hAnsi="Times New Roman" w:cs="Times New Roman"/>
        </w:rPr>
        <w:t>of</w:t>
      </w:r>
      <w:ins w:id="166" w:author="Elash, Brenden" w:date="2015-09-15T11:30:00Z">
        <w:r w:rsidR="00F84A87">
          <w:rPr>
            <w:rFonts w:ascii="Times New Roman" w:hAnsi="Times New Roman" w:cs="Times New Roman"/>
          </w:rPr>
          <w:t>-</w:t>
        </w:r>
      </w:ins>
      <w:del w:id="167" w:author="Elash, Brenden" w:date="2015-09-15T11:30:00Z">
        <w:r w:rsidRPr="00222E24" w:rsidDel="00F84A87">
          <w:rPr>
            <w:rFonts w:ascii="Times New Roman" w:hAnsi="Times New Roman" w:cs="Times New Roman"/>
          </w:rPr>
          <w:delText xml:space="preserve"> </w:delText>
        </w:r>
      </w:del>
      <w:r w:rsidRPr="00222E24">
        <w:rPr>
          <w:rFonts w:ascii="Times New Roman" w:hAnsi="Times New Roman" w:cs="Times New Roman"/>
        </w:rPr>
        <w:t>sight occurs based on the angle of incidence and the diffracted wavelength which causes a slight change in magnification of the final image. The lateral displacement that occurs is given by the following relation</w:t>
      </w:r>
    </w:p>
    <w:p w14:paraId="5714CDA0" w14:textId="77777777"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14:paraId="76FA0C0F" w14:textId="22C9FC89" w:rsidR="00EC7E91" w:rsidDel="00BF42B9" w:rsidRDefault="00F31679" w:rsidP="00ED1708">
      <w:pPr>
        <w:spacing w:line="360" w:lineRule="auto"/>
        <w:jc w:val="both"/>
        <w:rPr>
          <w:del w:id="168" w:author="Elash, Brenden" w:date="2015-09-09T12:07:00Z"/>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δ</m:t>
        </m:r>
      </m:oMath>
      <w:r w:rsidRPr="00222E24">
        <w:rPr>
          <w:rFonts w:ascii="Times New Roman" w:hAnsi="Times New Roman" w:cs="Times New Roman"/>
        </w:rPr>
        <w:t xml:space="preserve"> is the displacement from the original path. </w:t>
      </w:r>
      <w:r w:rsidR="003474F0">
        <w:rPr>
          <w:rFonts w:ascii="Times New Roman" w:hAnsi="Times New Roman" w:cs="Times New Roman"/>
        </w:rPr>
        <w:t>However, it turns out that t</w:t>
      </w:r>
      <w:r w:rsidRPr="00222E24">
        <w:rPr>
          <w:rFonts w:ascii="Times New Roman" w:hAnsi="Times New Roman" w:cs="Times New Roman"/>
        </w:rPr>
        <w:t xml:space="preserve">his </w:t>
      </w:r>
      <w:r w:rsidR="00C41CA2">
        <w:rPr>
          <w:rFonts w:ascii="Times New Roman" w:hAnsi="Times New Roman" w:cs="Times New Roman"/>
        </w:rPr>
        <w:t xml:space="preserve">wavelength </w:t>
      </w:r>
      <w:r w:rsidR="00134CAC">
        <w:rPr>
          <w:rFonts w:ascii="Times New Roman" w:hAnsi="Times New Roman" w:cs="Times New Roman"/>
        </w:rPr>
        <w:t xml:space="preserve">dependant </w:t>
      </w:r>
      <w:r w:rsidR="00C41CA2">
        <w:rPr>
          <w:rFonts w:ascii="Times New Roman" w:hAnsi="Times New Roman" w:cs="Times New Roman"/>
        </w:rPr>
        <w:t>change</w:t>
      </w:r>
      <w:r w:rsidRPr="00222E24">
        <w:rPr>
          <w:rFonts w:ascii="Times New Roman" w:hAnsi="Times New Roman" w:cs="Times New Roman"/>
        </w:rPr>
        <w:t xml:space="preserve"> is negligible for the current ALI design</w:t>
      </w:r>
      <w:r w:rsidR="00EC7E91">
        <w:rPr>
          <w:rFonts w:ascii="Times New Roman" w:hAnsi="Times New Roman" w:cs="Times New Roman"/>
        </w:rPr>
        <w:t>.</w:t>
      </w:r>
    </w:p>
    <w:p w14:paraId="54214732" w14:textId="71AD9222" w:rsidR="00F31679" w:rsidRPr="00222E24" w:rsidRDefault="00F31679" w:rsidP="00ED1708">
      <w:pPr>
        <w:spacing w:line="360" w:lineRule="auto"/>
        <w:jc w:val="both"/>
        <w:rPr>
          <w:rFonts w:ascii="Times New Roman" w:hAnsi="Times New Roman" w:cs="Times New Roman"/>
        </w:rPr>
      </w:pPr>
      <w:del w:id="169" w:author="Elash, Brenden" w:date="2015-09-09T12:07:00Z">
        <w:r w:rsidRPr="00222E24" w:rsidDel="00BF42B9">
          <w:rPr>
            <w:rFonts w:ascii="Times New Roman" w:hAnsi="Times New Roman" w:cs="Times New Roman"/>
          </w:rPr>
          <w:lastRenderedPageBreak/>
          <w:delText>.</w:delText>
        </w:r>
      </w:del>
    </w:p>
    <w:p w14:paraId="1BB51B5D" w14:textId="19C9425D" w:rsidR="00F33AA5" w:rsidRPr="00CA06EA" w:rsidRDefault="00EC7E91">
      <w:pPr>
        <w:spacing w:line="360" w:lineRule="auto"/>
        <w:ind w:firstLine="720"/>
        <w:jc w:val="both"/>
        <w:rPr>
          <w:rFonts w:ascii="Times New Roman" w:hAnsi="Times New Roman" w:cs="Times New Roman"/>
        </w:rPr>
      </w:pPr>
      <w:r>
        <w:rPr>
          <w:rFonts w:ascii="Times New Roman" w:hAnsi="Times New Roman" w:cs="Times New Roman"/>
        </w:rPr>
        <w:t>In light of the requirements for imaging aerosol</w:t>
      </w:r>
      <w:r w:rsidR="00F31679" w:rsidRPr="00222E24">
        <w:rPr>
          <w:rFonts w:ascii="Times New Roman" w:hAnsi="Times New Roman" w:cs="Times New Roman"/>
        </w:rPr>
        <w:t>, we have chosen a telescopic design</w:t>
      </w:r>
      <w:r w:rsidR="00F33AA5">
        <w:rPr>
          <w:rFonts w:ascii="Times New Roman" w:hAnsi="Times New Roman" w:cs="Times New Roman"/>
        </w:rPr>
        <w:t xml:space="preserve"> </w:t>
      </w:r>
      <w:r>
        <w:rPr>
          <w:rFonts w:ascii="Times New Roman" w:hAnsi="Times New Roman" w:cs="Times New Roman"/>
        </w:rPr>
        <w:t>for the ALI prototype.  S</w:t>
      </w:r>
      <w:r w:rsidR="00F33AA5">
        <w:rPr>
          <w:rFonts w:ascii="Times New Roman" w:hAnsi="Times New Roman" w:cs="Times New Roman"/>
        </w:rPr>
        <w:t xml:space="preserve">ince the wavelength gradient across the image </w:t>
      </w:r>
      <w:r>
        <w:rPr>
          <w:rFonts w:ascii="Times New Roman" w:hAnsi="Times New Roman" w:cs="Times New Roman"/>
        </w:rPr>
        <w:t xml:space="preserve">is small compared to the slowly varying aerosol scattering cross section, </w:t>
      </w:r>
      <w:r w:rsidR="00F33AA5">
        <w:rPr>
          <w:rFonts w:ascii="Times New Roman" w:hAnsi="Times New Roman" w:cs="Times New Roman"/>
        </w:rPr>
        <w:t xml:space="preserve">the fixed image plane is preferable for </w:t>
      </w:r>
      <w:r>
        <w:rPr>
          <w:rFonts w:ascii="Times New Roman" w:hAnsi="Times New Roman" w:cs="Times New Roman"/>
        </w:rPr>
        <w:t xml:space="preserve">the </w:t>
      </w:r>
      <w:r w:rsidR="00B82EA3">
        <w:rPr>
          <w:rFonts w:ascii="Times New Roman" w:hAnsi="Times New Roman" w:cs="Times New Roman"/>
        </w:rPr>
        <w:t xml:space="preserve">improvement it provides in </w:t>
      </w:r>
      <w:r>
        <w:rPr>
          <w:rFonts w:ascii="Times New Roman" w:hAnsi="Times New Roman" w:cs="Times New Roman"/>
        </w:rPr>
        <w:t>spatial imaging, particularly</w:t>
      </w:r>
      <w:r w:rsidR="00F33AA5">
        <w:rPr>
          <w:rFonts w:ascii="Times New Roman" w:hAnsi="Times New Roman" w:cs="Times New Roman"/>
        </w:rPr>
        <w:t xml:space="preserve"> </w:t>
      </w:r>
      <w:r>
        <w:rPr>
          <w:rFonts w:ascii="Times New Roman" w:hAnsi="Times New Roman" w:cs="Times New Roman"/>
        </w:rPr>
        <w:t>as we desired to use as</w:t>
      </w:r>
      <w:r w:rsidR="00F33AA5">
        <w:rPr>
          <w:rFonts w:ascii="Times New Roman" w:hAnsi="Times New Roman" w:cs="Times New Roman"/>
        </w:rPr>
        <w:t xml:space="preserve"> simple</w:t>
      </w:r>
      <w:r>
        <w:rPr>
          <w:rFonts w:ascii="Times New Roman" w:hAnsi="Times New Roman" w:cs="Times New Roman"/>
        </w:rPr>
        <w:t xml:space="preserve"> as possible an</w:t>
      </w:r>
      <w:r w:rsidR="00F33AA5">
        <w:rPr>
          <w:rFonts w:ascii="Times New Roman" w:hAnsi="Times New Roman" w:cs="Times New Roman"/>
        </w:rPr>
        <w:t xml:space="preserve"> optical </w:t>
      </w:r>
      <w:r>
        <w:rPr>
          <w:rFonts w:ascii="Times New Roman" w:hAnsi="Times New Roman" w:cs="Times New Roman"/>
        </w:rPr>
        <w:t>design</w:t>
      </w:r>
      <w:r w:rsidR="00F33AA5">
        <w:rPr>
          <w:rFonts w:ascii="Times New Roman" w:hAnsi="Times New Roman" w:cs="Times New Roman"/>
        </w:rPr>
        <w:t>.</w:t>
      </w:r>
      <w:r>
        <w:rPr>
          <w:rFonts w:ascii="Times New Roman" w:hAnsi="Times New Roman" w:cs="Times New Roman"/>
        </w:rPr>
        <w:t xml:space="preserve">  </w:t>
      </w:r>
    </w:p>
    <w:p w14:paraId="797ABDEF" w14:textId="2A6ED85E" w:rsidR="00C41CA2" w:rsidRDefault="000B3BFD" w:rsidP="00FC2643">
      <w:pPr>
        <w:spacing w:line="360" w:lineRule="auto"/>
        <w:ind w:firstLine="720"/>
        <w:jc w:val="both"/>
        <w:rPr>
          <w:rFonts w:ascii="Times New Roman" w:hAnsi="Times New Roman" w:cs="Times New Roman"/>
        </w:rPr>
      </w:pPr>
      <w:r>
        <w:rPr>
          <w:rFonts w:ascii="Times New Roman" w:hAnsi="Times New Roman" w:cs="Times New Roman"/>
        </w:rPr>
        <w:t xml:space="preserve">We used </w:t>
      </w:r>
      <w:r w:rsidR="00F31679" w:rsidRPr="00222E24">
        <w:rPr>
          <w:rFonts w:ascii="Times New Roman" w:hAnsi="Times New Roman" w:cs="Times New Roman"/>
        </w:rPr>
        <w:t xml:space="preserve">a </w:t>
      </w:r>
      <w:r>
        <w:rPr>
          <w:rFonts w:ascii="Times New Roman" w:hAnsi="Times New Roman" w:cs="Times New Roman"/>
        </w:rPr>
        <w:t xml:space="preserve">very </w:t>
      </w:r>
      <w:r w:rsidR="00F31679" w:rsidRPr="00222E24">
        <w:rPr>
          <w:rFonts w:ascii="Times New Roman" w:hAnsi="Times New Roman" w:cs="Times New Roman"/>
        </w:rPr>
        <w:t xml:space="preserve">simple three lens optical layout </w:t>
      </w:r>
      <w:r>
        <w:rPr>
          <w:rFonts w:ascii="Times New Roman" w:hAnsi="Times New Roman" w:cs="Times New Roman"/>
        </w:rPr>
        <w:t>with</w:t>
      </w:r>
      <w:r w:rsidR="00F31679" w:rsidRPr="00222E24">
        <w:rPr>
          <w:rFonts w:ascii="Times New Roman" w:hAnsi="Times New Roman" w:cs="Times New Roman"/>
        </w:rPr>
        <w:t xml:space="preserve"> </w:t>
      </w:r>
      <w:r w:rsidR="00134CAC">
        <w:rPr>
          <w:rFonts w:ascii="Times New Roman" w:hAnsi="Times New Roman" w:cs="Times New Roman"/>
        </w:rPr>
        <w:t>c</w:t>
      </w:r>
      <w:r w:rsidR="00F31679" w:rsidRPr="00222E24">
        <w:rPr>
          <w:rFonts w:ascii="Times New Roman" w:hAnsi="Times New Roman" w:cs="Times New Roman"/>
        </w:rPr>
        <w:t xml:space="preserve">ommercial </w:t>
      </w:r>
      <w:r w:rsidR="00134CAC">
        <w:rPr>
          <w:rFonts w:ascii="Times New Roman" w:hAnsi="Times New Roman" w:cs="Times New Roman"/>
        </w:rPr>
        <w:t>o</w:t>
      </w:r>
      <w:r w:rsidR="00F31679" w:rsidRPr="00222E24">
        <w:rPr>
          <w:rFonts w:ascii="Times New Roman" w:hAnsi="Times New Roman" w:cs="Times New Roman"/>
        </w:rPr>
        <w:t>ff-</w:t>
      </w:r>
      <w:r w:rsidR="00134CAC">
        <w:rPr>
          <w:rFonts w:ascii="Times New Roman" w:hAnsi="Times New Roman" w:cs="Times New Roman"/>
        </w:rPr>
        <w:t>t</w:t>
      </w:r>
      <w:r w:rsidR="00F31679" w:rsidRPr="00222E24">
        <w:rPr>
          <w:rFonts w:ascii="Times New Roman" w:hAnsi="Times New Roman" w:cs="Times New Roman"/>
        </w:rPr>
        <w:t>he-</w:t>
      </w:r>
      <w:r w:rsidR="00134CAC">
        <w:rPr>
          <w:rFonts w:ascii="Times New Roman" w:hAnsi="Times New Roman" w:cs="Times New Roman"/>
        </w:rPr>
        <w:t>s</w:t>
      </w:r>
      <w:r w:rsidR="00F31679" w:rsidRPr="00222E24">
        <w:rPr>
          <w:rFonts w:ascii="Times New Roman" w:hAnsi="Times New Roman" w:cs="Times New Roman"/>
        </w:rPr>
        <w:t xml:space="preserve">helf </w:t>
      </w:r>
      <w:r w:rsidR="00F31679" w:rsidRPr="00CA06EA">
        <w:rPr>
          <w:rFonts w:ascii="Times New Roman" w:hAnsi="Times New Roman" w:cs="Times New Roman"/>
        </w:rPr>
        <w:t xml:space="preserve">components. </w:t>
      </w:r>
      <w:r w:rsidR="00F31679" w:rsidRPr="00C01CFC">
        <w:rPr>
          <w:rFonts w:ascii="Times New Roman" w:hAnsi="Times New Roman" w:cs="Times New Roman"/>
        </w:rPr>
        <w:t xml:space="preserve">Two </w:t>
      </w:r>
      <w:r w:rsidR="00F31679" w:rsidRPr="00CA06EA">
        <w:rPr>
          <w:rFonts w:ascii="Times New Roman" w:hAnsi="Times New Roman" w:cs="Times New Roman"/>
        </w:rPr>
        <w:t>lens</w:t>
      </w:r>
      <w:r w:rsidR="007874A8">
        <w:rPr>
          <w:rFonts w:ascii="Times New Roman" w:hAnsi="Times New Roman" w:cs="Times New Roman"/>
        </w:rPr>
        <w:t>es</w:t>
      </w:r>
      <w:r w:rsidR="00F31679" w:rsidRPr="00CA06EA">
        <w:rPr>
          <w:rFonts w:ascii="Times New Roman" w:hAnsi="Times New Roman" w:cs="Times New Roman"/>
        </w:rPr>
        <w:t xml:space="preserve"> b</w:t>
      </w:r>
      <w:r w:rsidR="00F31679" w:rsidRPr="00222E24">
        <w:rPr>
          <w:rFonts w:ascii="Times New Roman" w:hAnsi="Times New Roman" w:cs="Times New Roman"/>
        </w:rPr>
        <w:t>efore the AOTF form</w:t>
      </w:r>
      <w:r w:rsidR="00B82EA3">
        <w:rPr>
          <w:rFonts w:ascii="Times New Roman" w:hAnsi="Times New Roman" w:cs="Times New Roman"/>
        </w:rPr>
        <w:t xml:space="preserve"> a simple telescope for</w:t>
      </w:r>
      <w:r w:rsidR="00F31679" w:rsidRPr="00222E24">
        <w:rPr>
          <w:rFonts w:ascii="Times New Roman" w:hAnsi="Times New Roman" w:cs="Times New Roman"/>
        </w:rPr>
        <w:t xml:space="preserve"> the </w:t>
      </w:r>
      <w:del w:id="170" w:author="Elash, Brenden" w:date="2015-09-15T11:36:00Z">
        <w:r w:rsidR="00F31679" w:rsidRPr="00222E24" w:rsidDel="00C25CB6">
          <w:rPr>
            <w:rFonts w:ascii="Times New Roman" w:hAnsi="Times New Roman" w:cs="Times New Roman"/>
          </w:rPr>
          <w:delText xml:space="preserve">front </w:delText>
        </w:r>
      </w:del>
      <w:ins w:id="171" w:author="Elash, Brenden" w:date="2015-09-15T11:36:00Z">
        <w:r w:rsidR="00C25CB6">
          <w:rPr>
            <w:rFonts w:ascii="Times New Roman" w:hAnsi="Times New Roman" w:cs="Times New Roman"/>
          </w:rPr>
          <w:t>F</w:t>
        </w:r>
        <w:r w:rsidR="00C25CB6" w:rsidRPr="00222E24">
          <w:rPr>
            <w:rFonts w:ascii="Times New Roman" w:hAnsi="Times New Roman" w:cs="Times New Roman"/>
          </w:rPr>
          <w:t xml:space="preserve">ront </w:t>
        </w:r>
      </w:ins>
      <w:del w:id="172" w:author="Elash, Brenden" w:date="2015-09-15T11:36:00Z">
        <w:r w:rsidR="00F31679" w:rsidRPr="00222E24" w:rsidDel="00C25CB6">
          <w:rPr>
            <w:rFonts w:ascii="Times New Roman" w:hAnsi="Times New Roman" w:cs="Times New Roman"/>
          </w:rPr>
          <w:delText xml:space="preserve">end </w:delText>
        </w:r>
      </w:del>
      <w:ins w:id="173" w:author="Elash, Brenden" w:date="2015-09-15T11:36:00Z">
        <w:r w:rsidR="00C25CB6">
          <w:rPr>
            <w:rFonts w:ascii="Times New Roman" w:hAnsi="Times New Roman" w:cs="Times New Roman"/>
          </w:rPr>
          <w:t>E</w:t>
        </w:r>
        <w:r w:rsidR="00C25CB6" w:rsidRPr="00222E24">
          <w:rPr>
            <w:rFonts w:ascii="Times New Roman" w:hAnsi="Times New Roman" w:cs="Times New Roman"/>
          </w:rPr>
          <w:t xml:space="preserve">nd </w:t>
        </w:r>
      </w:ins>
      <w:del w:id="174" w:author="Elash, Brenden" w:date="2015-09-15T11:36:00Z">
        <w:r w:rsidR="00F31679" w:rsidRPr="00222E24" w:rsidDel="00C25CB6">
          <w:rPr>
            <w:rFonts w:ascii="Times New Roman" w:hAnsi="Times New Roman" w:cs="Times New Roman"/>
          </w:rPr>
          <w:delText>optics</w:delText>
        </w:r>
        <w:r w:rsidR="00B82EA3" w:rsidDel="00C25CB6">
          <w:rPr>
            <w:rFonts w:ascii="Times New Roman" w:hAnsi="Times New Roman" w:cs="Times New Roman"/>
          </w:rPr>
          <w:delText xml:space="preserve"> </w:delText>
        </w:r>
      </w:del>
      <w:ins w:id="175" w:author="Elash, Brenden" w:date="2015-09-15T11:36:00Z">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ins>
      <w:r w:rsidR="00B82EA3">
        <w:rPr>
          <w:rFonts w:ascii="Times New Roman" w:hAnsi="Times New Roman" w:cs="Times New Roman"/>
        </w:rPr>
        <w:t>(FEO),</w:t>
      </w:r>
      <w:r w:rsidR="00F31679" w:rsidRPr="00222E24">
        <w:rPr>
          <w:rFonts w:ascii="Times New Roman" w:hAnsi="Times New Roman" w:cs="Times New Roman"/>
        </w:rPr>
        <w:t xml:space="preserve"> and </w:t>
      </w:r>
      <w:r w:rsidR="00B82EA3">
        <w:rPr>
          <w:rFonts w:ascii="Times New Roman" w:hAnsi="Times New Roman" w:cs="Times New Roman"/>
        </w:rPr>
        <w:t>a single focusing</w:t>
      </w:r>
      <w:r w:rsidR="00F31679" w:rsidRPr="00222E24">
        <w:rPr>
          <w:rFonts w:ascii="Times New Roman" w:hAnsi="Times New Roman" w:cs="Times New Roman"/>
        </w:rPr>
        <w:t xml:space="preserve"> lens behind</w:t>
      </w:r>
      <w:r w:rsidR="00B82EA3">
        <w:rPr>
          <w:rFonts w:ascii="Times New Roman" w:hAnsi="Times New Roman" w:cs="Times New Roman"/>
        </w:rPr>
        <w:t xml:space="preserve"> the AOTF</w:t>
      </w:r>
      <w:r w:rsidR="00F31679" w:rsidRPr="00222E24">
        <w:rPr>
          <w:rFonts w:ascii="Times New Roman" w:hAnsi="Times New Roman" w:cs="Times New Roman"/>
        </w:rPr>
        <w:t xml:space="preserve"> comprises the </w:t>
      </w:r>
      <w:del w:id="176" w:author="Elash, Brenden" w:date="2015-09-15T11:36:00Z">
        <w:r w:rsidR="00F31679" w:rsidRPr="00222E24" w:rsidDel="00C25CB6">
          <w:rPr>
            <w:rFonts w:ascii="Times New Roman" w:hAnsi="Times New Roman" w:cs="Times New Roman"/>
          </w:rPr>
          <w:delText xml:space="preserve">back </w:delText>
        </w:r>
      </w:del>
      <w:ins w:id="177" w:author="Elash, Brenden" w:date="2015-09-15T11:36:00Z">
        <w:r w:rsidR="00C25CB6">
          <w:rPr>
            <w:rFonts w:ascii="Times New Roman" w:hAnsi="Times New Roman" w:cs="Times New Roman"/>
          </w:rPr>
          <w:t>B</w:t>
        </w:r>
        <w:r w:rsidR="00C25CB6" w:rsidRPr="00222E24">
          <w:rPr>
            <w:rFonts w:ascii="Times New Roman" w:hAnsi="Times New Roman" w:cs="Times New Roman"/>
          </w:rPr>
          <w:t xml:space="preserve">ack </w:t>
        </w:r>
      </w:ins>
      <w:del w:id="178" w:author="Elash, Brenden" w:date="2015-09-15T11:36:00Z">
        <w:r w:rsidR="00F31679" w:rsidRPr="00222E24" w:rsidDel="00C25CB6">
          <w:rPr>
            <w:rFonts w:ascii="Times New Roman" w:hAnsi="Times New Roman" w:cs="Times New Roman"/>
          </w:rPr>
          <w:delText xml:space="preserve">end </w:delText>
        </w:r>
      </w:del>
      <w:ins w:id="179" w:author="Elash, Brenden" w:date="2015-09-15T11:36:00Z">
        <w:r w:rsidR="00C25CB6">
          <w:rPr>
            <w:rFonts w:ascii="Times New Roman" w:hAnsi="Times New Roman" w:cs="Times New Roman"/>
          </w:rPr>
          <w:t>E</w:t>
        </w:r>
        <w:r w:rsidR="00C25CB6" w:rsidRPr="00222E24">
          <w:rPr>
            <w:rFonts w:ascii="Times New Roman" w:hAnsi="Times New Roman" w:cs="Times New Roman"/>
          </w:rPr>
          <w:t xml:space="preserve">nd </w:t>
        </w:r>
      </w:ins>
      <w:del w:id="180" w:author="Elash, Brenden" w:date="2015-09-15T11:36:00Z">
        <w:r w:rsidR="00F31679" w:rsidRPr="00222E24" w:rsidDel="00C25CB6">
          <w:rPr>
            <w:rFonts w:ascii="Times New Roman" w:hAnsi="Times New Roman" w:cs="Times New Roman"/>
          </w:rPr>
          <w:delText>optics</w:delText>
        </w:r>
        <w:r w:rsidR="000B289B" w:rsidDel="00C25CB6">
          <w:rPr>
            <w:rFonts w:ascii="Times New Roman" w:hAnsi="Times New Roman" w:cs="Times New Roman"/>
          </w:rPr>
          <w:delText xml:space="preserve"> </w:delText>
        </w:r>
      </w:del>
      <w:ins w:id="181" w:author="Elash, Brenden" w:date="2015-09-15T11:36:00Z">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ins>
      <w:r w:rsidR="000B289B">
        <w:rPr>
          <w:rFonts w:ascii="Times New Roman" w:hAnsi="Times New Roman" w:cs="Times New Roman"/>
        </w:rPr>
        <w:t>(BEO)</w:t>
      </w:r>
      <w:r w:rsidR="00F31679" w:rsidRPr="00222E24">
        <w:rPr>
          <w:rFonts w:ascii="Times New Roman" w:hAnsi="Times New Roman" w:cs="Times New Roman"/>
        </w:rPr>
        <w:t xml:space="preserve">. </w:t>
      </w:r>
      <w:r w:rsidR="00B82EA3">
        <w:rPr>
          <w:rFonts w:ascii="Times New Roman" w:hAnsi="Times New Roman" w:cs="Times New Roman"/>
        </w:rPr>
        <w:t xml:space="preserve"> The AOTF is oriented such that the </w:t>
      </w:r>
      <w:r w:rsidR="007874A8">
        <w:rPr>
          <w:rFonts w:ascii="Times New Roman" w:hAnsi="Times New Roman" w:cs="Times New Roman"/>
        </w:rPr>
        <w:t xml:space="preserve">detected </w:t>
      </w:r>
      <w:r w:rsidR="00B82EA3">
        <w:rPr>
          <w:rFonts w:ascii="Times New Roman" w:hAnsi="Times New Roman" w:cs="Times New Roman"/>
        </w:rPr>
        <w:t>image is formed from the diffracted beam of the vertically polarized</w:t>
      </w:r>
      <w:r w:rsidR="007874A8">
        <w:rPr>
          <w:rFonts w:ascii="Times New Roman" w:hAnsi="Times New Roman" w:cs="Times New Roman"/>
        </w:rPr>
        <w:t xml:space="preserve">, i.e. extraordinary, light </w:t>
      </w:r>
      <w:r w:rsidR="000B289B">
        <w:rPr>
          <w:rFonts w:ascii="Times New Roman" w:hAnsi="Times New Roman" w:cs="Times New Roman"/>
        </w:rPr>
        <w:t xml:space="preserve">(defined </w:t>
      </w:r>
      <w:r w:rsidR="00B82EA3">
        <w:rPr>
          <w:rFonts w:ascii="Times New Roman" w:hAnsi="Times New Roman" w:cs="Times New Roman"/>
        </w:rPr>
        <w:t>at the entrance aperture</w:t>
      </w:r>
      <w:r w:rsidR="000B289B">
        <w:rPr>
          <w:rFonts w:ascii="Times New Roman" w:hAnsi="Times New Roman" w:cs="Times New Roman"/>
        </w:rPr>
        <w:t>)</w:t>
      </w:r>
      <w:r w:rsidR="00B82EA3">
        <w:rPr>
          <w:rFonts w:ascii="Times New Roman" w:hAnsi="Times New Roman" w:cs="Times New Roman"/>
        </w:rPr>
        <w:t>. A</w:t>
      </w:r>
      <w:r w:rsidR="00F31679" w:rsidRPr="00222E24">
        <w:rPr>
          <w:rFonts w:ascii="Times New Roman" w:hAnsi="Times New Roman" w:cs="Times New Roman"/>
        </w:rPr>
        <w:t xml:space="preserve"> linear polarizer with an extinction ratio </w:t>
      </w:r>
      <w:r w:rsidR="00B82EA3">
        <w:rPr>
          <w:rFonts w:ascii="Times New Roman" w:hAnsi="Times New Roman" w:cs="Times New Roman"/>
        </w:rPr>
        <w:t>greater than 10</w:t>
      </w:r>
      <w:r w:rsidR="00B82EA3">
        <w:rPr>
          <w:rFonts w:ascii="Times New Roman" w:hAnsi="Times New Roman" w:cs="Times New Roman"/>
          <w:vertAlign w:val="superscript"/>
        </w:rPr>
        <w:t>-5</w:t>
      </w:r>
      <w:r w:rsidR="00F31679" w:rsidRPr="00222E24">
        <w:rPr>
          <w:rFonts w:ascii="Times New Roman" w:hAnsi="Times New Roman" w:cs="Times New Roman"/>
        </w:rPr>
        <w:t xml:space="preserve"> is </w:t>
      </w:r>
      <w:r w:rsidR="00B82EA3">
        <w:rPr>
          <w:rFonts w:ascii="Times New Roman" w:hAnsi="Times New Roman" w:cs="Times New Roman"/>
        </w:rPr>
        <w:t>placed at the back of the FEO</w:t>
      </w:r>
      <w:r w:rsidR="00B82EA3" w:rsidRPr="00222E24">
        <w:rPr>
          <w:rFonts w:ascii="Times New Roman" w:hAnsi="Times New Roman" w:cs="Times New Roman"/>
        </w:rPr>
        <w:t xml:space="preserve"> </w:t>
      </w:r>
      <w:r w:rsidR="00F31679" w:rsidRPr="00222E24">
        <w:rPr>
          <w:rFonts w:ascii="Times New Roman" w:hAnsi="Times New Roman" w:cs="Times New Roman"/>
        </w:rPr>
        <w:t>to remove the incoming horizontal</w:t>
      </w:r>
      <w:r w:rsidR="00B82EA3">
        <w:rPr>
          <w:rFonts w:ascii="Times New Roman" w:hAnsi="Times New Roman" w:cs="Times New Roman"/>
        </w:rPr>
        <w:t xml:space="preserve">, or </w:t>
      </w:r>
      <w:r w:rsidR="00F31679" w:rsidRPr="00222E24">
        <w:rPr>
          <w:rFonts w:ascii="Times New Roman" w:hAnsi="Times New Roman" w:cs="Times New Roman"/>
        </w:rPr>
        <w:t>ordinary</w:t>
      </w:r>
      <w:r w:rsidR="00B82EA3">
        <w:rPr>
          <w:rFonts w:ascii="Times New Roman" w:hAnsi="Times New Roman" w:cs="Times New Roman"/>
        </w:rPr>
        <w:t>,</w:t>
      </w:r>
      <w:r w:rsidR="00F31679" w:rsidRPr="00222E24">
        <w:rPr>
          <w:rFonts w:ascii="Times New Roman" w:hAnsi="Times New Roman" w:cs="Times New Roman"/>
        </w:rPr>
        <w:t xml:space="preserve"> polarized </w:t>
      </w:r>
      <w:r w:rsidR="00B82EA3">
        <w:rPr>
          <w:rFonts w:ascii="Times New Roman" w:hAnsi="Times New Roman" w:cs="Times New Roman"/>
        </w:rPr>
        <w:t xml:space="preserve">beam.  </w:t>
      </w:r>
      <w:r w:rsidR="00F31679" w:rsidRPr="00222E24">
        <w:rPr>
          <w:rFonts w:ascii="Times New Roman" w:hAnsi="Times New Roman" w:cs="Times New Roman"/>
        </w:rPr>
        <w:t>The</w:t>
      </w:r>
      <w:r w:rsidR="001F4D4B">
        <w:rPr>
          <w:rFonts w:ascii="Times New Roman" w:hAnsi="Times New Roman" w:cs="Times New Roman"/>
        </w:rPr>
        <w:t xml:space="preserve">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B82EA3">
        <w:rPr>
          <w:rFonts w:ascii="Times New Roman" w:hAnsi="Times New Roman" w:cs="Times New Roman"/>
        </w:rPr>
        <w:t>beam</w:t>
      </w:r>
      <w:r w:rsidR="00B82EA3" w:rsidRPr="00222E24">
        <w:rPr>
          <w:rFonts w:ascii="Times New Roman" w:hAnsi="Times New Roman" w:cs="Times New Roman"/>
        </w:rPr>
        <w:t xml:space="preserve"> </w:t>
      </w:r>
      <w:r w:rsidR="00F31679" w:rsidRPr="00222E24">
        <w:rPr>
          <w:rFonts w:ascii="Times New Roman" w:hAnsi="Times New Roman" w:cs="Times New Roman"/>
        </w:rPr>
        <w:t>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w:t>
      </w:r>
      <w:r w:rsidR="00B82EA3">
        <w:rPr>
          <w:rFonts w:ascii="Times New Roman" w:hAnsi="Times New Roman" w:cs="Times New Roman"/>
        </w:rPr>
        <w:t>, oriented at</w:t>
      </w:r>
      <w:r w:rsidR="00F31679" w:rsidRPr="00222E24">
        <w:rPr>
          <w:rFonts w:ascii="Times New Roman" w:hAnsi="Times New Roman" w:cs="Times New Roman"/>
        </w:rPr>
        <w:t xml:space="preserve">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w:t>
      </w:r>
      <w:r w:rsidR="00B82EA3">
        <w:rPr>
          <w:rFonts w:ascii="Times New Roman" w:hAnsi="Times New Roman" w:cs="Times New Roman"/>
        </w:rPr>
        <w:t>,</w:t>
      </w:r>
      <w:r w:rsidR="00F31679" w:rsidRPr="00222E24">
        <w:rPr>
          <w:rFonts w:ascii="Times New Roman" w:hAnsi="Times New Roman" w:cs="Times New Roman"/>
        </w:rPr>
        <w:t xml:space="preserve"> is used after the AOTF</w:t>
      </w:r>
      <w:r w:rsidR="00CA4C7E">
        <w:rPr>
          <w:rFonts w:ascii="Times New Roman" w:hAnsi="Times New Roman" w:cs="Times New Roman"/>
        </w:rPr>
        <w:t xml:space="preserve"> and</w:t>
      </w:r>
      <w:r w:rsidR="00F31679" w:rsidRPr="00222E24">
        <w:rPr>
          <w:rFonts w:ascii="Times New Roman" w:hAnsi="Times New Roman" w:cs="Times New Roman"/>
        </w:rPr>
        <w:t xml:space="preserve"> </w:t>
      </w:r>
      <w:r w:rsidR="00B82EA3">
        <w:rPr>
          <w:rFonts w:ascii="Times New Roman" w:hAnsi="Times New Roman" w:cs="Times New Roman"/>
        </w:rPr>
        <w:t xml:space="preserve">before the BEO </w:t>
      </w:r>
      <w:r w:rsidR="00F31679" w:rsidRPr="00222E24">
        <w:rPr>
          <w:rFonts w:ascii="Times New Roman" w:hAnsi="Times New Roman" w:cs="Times New Roman"/>
        </w:rPr>
        <w:t>to remove the undiffracted beam</w:t>
      </w:r>
      <w:r w:rsidR="00B82EA3">
        <w:rPr>
          <w:rFonts w:ascii="Times New Roman" w:hAnsi="Times New Roman" w:cs="Times New Roman"/>
        </w:rPr>
        <w:t>.  This is shown schematically in</w:t>
      </w:r>
      <w:r w:rsidR="00F31679" w:rsidRPr="00222E24">
        <w:rPr>
          <w:rFonts w:ascii="Times New Roman" w:hAnsi="Times New Roman" w:cs="Times New Roman"/>
        </w:rPr>
        <w:t xml:space="preserve"> </w:t>
      </w:r>
      <w:r w:rsidR="001F4D4B">
        <w:rPr>
          <w:rFonts w:ascii="Times New Roman" w:hAnsi="Times New Roman" w:cs="Times New Roman"/>
        </w:rPr>
        <w:t xml:space="preserve">Figure </w:t>
      </w:r>
      <w:del w:id="182" w:author="Elash, Brenden" w:date="2015-09-10T15:20:00Z">
        <w:r w:rsidR="001F4D4B" w:rsidDel="00623BB5">
          <w:rPr>
            <w:rFonts w:ascii="Times New Roman" w:hAnsi="Times New Roman" w:cs="Times New Roman"/>
          </w:rPr>
          <w:delText>6</w:delText>
        </w:r>
      </w:del>
      <w:ins w:id="183" w:author="Elash, Brenden" w:date="2015-09-10T15:20:00Z">
        <w:r w:rsidR="00623BB5">
          <w:rPr>
            <w:rFonts w:ascii="Times New Roman" w:hAnsi="Times New Roman" w:cs="Times New Roman"/>
          </w:rPr>
          <w:t>2b</w:t>
        </w:r>
      </w:ins>
      <w:r w:rsidR="00F31679" w:rsidRPr="00222E24">
        <w:rPr>
          <w:rFonts w:ascii="Times New Roman" w:hAnsi="Times New Roman" w:cs="Times New Roman"/>
        </w:rPr>
        <w:t xml:space="preserve">. </w:t>
      </w:r>
      <w:r w:rsidR="00B82EA3">
        <w:rPr>
          <w:rFonts w:ascii="Times New Roman" w:hAnsi="Times New Roman" w:cs="Times New Roman"/>
        </w:rPr>
        <w:t xml:space="preserve"> </w:t>
      </w:r>
      <w:r w:rsidR="007874A8">
        <w:rPr>
          <w:rFonts w:ascii="Times New Roman" w:hAnsi="Times New Roman" w:cs="Times New Roman"/>
        </w:rPr>
        <w:t xml:space="preserve">Note that even with </w:t>
      </w:r>
      <w:r w:rsidR="00CA4C7E">
        <w:rPr>
          <w:rFonts w:ascii="Times New Roman" w:hAnsi="Times New Roman" w:cs="Times New Roman"/>
        </w:rPr>
        <w:t xml:space="preserve">the </w:t>
      </w:r>
      <w:r w:rsidR="007874A8">
        <w:rPr>
          <w:rFonts w:ascii="Times New Roman" w:hAnsi="Times New Roman" w:cs="Times New Roman"/>
        </w:rPr>
        <w:t>high extinction ratio of the polarizers, a</w:t>
      </w:r>
      <w:r w:rsidR="00B47E30">
        <w:rPr>
          <w:rFonts w:ascii="Times New Roman" w:hAnsi="Times New Roman" w:cs="Times New Roman"/>
        </w:rPr>
        <w:t xml:space="preserve"> </w:t>
      </w:r>
      <w:r w:rsidR="007874A8">
        <w:rPr>
          <w:rFonts w:ascii="Times New Roman" w:hAnsi="Times New Roman" w:cs="Times New Roman"/>
        </w:rPr>
        <w:t>not in</w:t>
      </w:r>
      <w:r w:rsidR="00B47E30">
        <w:rPr>
          <w:rFonts w:ascii="Times New Roman" w:hAnsi="Times New Roman" w:cs="Times New Roman"/>
        </w:rPr>
        <w:t xml:space="preserve">significant </w:t>
      </w:r>
      <w:r w:rsidR="007874A8">
        <w:rPr>
          <w:rFonts w:ascii="Times New Roman" w:hAnsi="Times New Roman" w:cs="Times New Roman"/>
        </w:rPr>
        <w:t>fraction of</w:t>
      </w:r>
      <w:r w:rsidR="00B47E30">
        <w:rPr>
          <w:rFonts w:ascii="Times New Roman" w:hAnsi="Times New Roman" w:cs="Times New Roman"/>
        </w:rPr>
        <w:t xml:space="preserve"> light</w:t>
      </w:r>
      <w:r w:rsidR="007874A8">
        <w:rPr>
          <w:rFonts w:ascii="Times New Roman" w:hAnsi="Times New Roman" w:cs="Times New Roman"/>
        </w:rPr>
        <w:t xml:space="preserve"> that is intended to be blocked</w:t>
      </w:r>
      <w:r w:rsidR="00B47E30">
        <w:rPr>
          <w:rFonts w:ascii="Times New Roman" w:hAnsi="Times New Roman" w:cs="Times New Roman"/>
        </w:rPr>
        <w:t xml:space="preserve"> passes through</w:t>
      </w:r>
      <w:r w:rsidR="007874A8">
        <w:rPr>
          <w:rFonts w:ascii="Times New Roman" w:hAnsi="Times New Roman" w:cs="Times New Roman"/>
        </w:rPr>
        <w:t xml:space="preserve"> the system. </w:t>
      </w:r>
      <w:r w:rsidR="00B47E30">
        <w:rPr>
          <w:rFonts w:ascii="Times New Roman" w:hAnsi="Times New Roman" w:cs="Times New Roman"/>
        </w:rPr>
        <w:t xml:space="preserve">The diffracted extraordinary signal compresses at most </w:t>
      </w:r>
      <w:commentRangeStart w:id="184"/>
      <w:r w:rsidR="00B47E30">
        <w:rPr>
          <w:rFonts w:ascii="Times New Roman" w:hAnsi="Times New Roman" w:cs="Times New Roman"/>
        </w:rPr>
        <w:t xml:space="preserve">a </w:t>
      </w:r>
      <w:r w:rsidR="000B289B">
        <w:rPr>
          <w:rFonts w:ascii="Times New Roman" w:hAnsi="Times New Roman" w:cs="Times New Roman"/>
        </w:rPr>
        <w:t>~</w:t>
      </w:r>
      <w:commentRangeEnd w:id="184"/>
      <w:r w:rsidR="00CC2C8F">
        <w:rPr>
          <w:rStyle w:val="CommentReference"/>
        </w:rPr>
        <w:commentReference w:id="184"/>
      </w:r>
      <w:r w:rsidR="00B47E30">
        <w:rPr>
          <w:rFonts w:ascii="Times New Roman" w:hAnsi="Times New Roman" w:cs="Times New Roman"/>
        </w:rPr>
        <w:t xml:space="preserve">10 nm bandpass </w:t>
      </w:r>
      <w:r w:rsidR="00CA4C7E">
        <w:rPr>
          <w:rFonts w:ascii="Times New Roman" w:hAnsi="Times New Roman" w:cs="Times New Roman"/>
        </w:rPr>
        <w:t xml:space="preserve">fraction </w:t>
      </w:r>
      <w:r w:rsidR="00B47E30">
        <w:rPr>
          <w:rFonts w:ascii="Times New Roman" w:hAnsi="Times New Roman" w:cs="Times New Roman"/>
        </w:rPr>
        <w:t>of one polarization</w:t>
      </w:r>
      <w:r w:rsidR="007874A8">
        <w:rPr>
          <w:rFonts w:ascii="Times New Roman" w:hAnsi="Times New Roman" w:cs="Times New Roman"/>
        </w:rPr>
        <w:t xml:space="preserve"> such that the unabsorbed </w:t>
      </w:r>
      <w:r w:rsidR="00CA4C7E">
        <w:rPr>
          <w:rFonts w:ascii="Times New Roman" w:hAnsi="Times New Roman" w:cs="Times New Roman"/>
        </w:rPr>
        <w:t xml:space="preserve">broadband </w:t>
      </w:r>
      <w:r w:rsidR="007874A8">
        <w:rPr>
          <w:rFonts w:ascii="Times New Roman" w:hAnsi="Times New Roman" w:cs="Times New Roman"/>
        </w:rPr>
        <w:t xml:space="preserve">signal from the polarizers can be </w:t>
      </w:r>
      <w:r w:rsidR="00B47E30">
        <w:rPr>
          <w:rFonts w:ascii="Times New Roman" w:hAnsi="Times New Roman" w:cs="Times New Roman"/>
        </w:rPr>
        <w:t xml:space="preserve">on the same order of </w:t>
      </w:r>
      <w:r w:rsidR="007874A8">
        <w:rPr>
          <w:rFonts w:ascii="Times New Roman" w:hAnsi="Times New Roman" w:cs="Times New Roman"/>
        </w:rPr>
        <w:t xml:space="preserve">intensity </w:t>
      </w:r>
      <w:r w:rsidR="00B47E30">
        <w:rPr>
          <w:rFonts w:ascii="Times New Roman" w:hAnsi="Times New Roman" w:cs="Times New Roman"/>
        </w:rPr>
        <w:t xml:space="preserve">as the diffracted </w:t>
      </w:r>
      <w:r w:rsidR="00B47E30" w:rsidRPr="00B42EF1">
        <w:rPr>
          <w:rFonts w:ascii="Times New Roman" w:hAnsi="Times New Roman" w:cs="Times New Roman"/>
        </w:rPr>
        <w:t xml:space="preserve">signal. </w:t>
      </w:r>
    </w:p>
    <w:p w14:paraId="556862DE" w14:textId="67F6D267" w:rsidR="00A95958" w:rsidRDefault="00F31679" w:rsidP="00425B80">
      <w:pPr>
        <w:spacing w:line="360" w:lineRule="auto"/>
        <w:ind w:firstLine="720"/>
        <w:jc w:val="both"/>
        <w:rPr>
          <w:ins w:id="185" w:author="Elash, Brenden" w:date="2015-09-16T16:53:00Z"/>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w:t>
      </w:r>
      <w:r w:rsidR="007874A8">
        <w:rPr>
          <w:rFonts w:ascii="Times New Roman" w:hAnsi="Times New Roman" w:cs="Times New Roman"/>
        </w:rPr>
        <w:t>entire</w:t>
      </w:r>
      <w:r w:rsidR="007874A8" w:rsidRPr="00222E24">
        <w:rPr>
          <w:rFonts w:ascii="Times New Roman" w:hAnsi="Times New Roman" w:cs="Times New Roman"/>
        </w:rPr>
        <w:t xml:space="preserve"> </w:t>
      </w:r>
      <w:r w:rsidRPr="00222E24">
        <w:rPr>
          <w:rFonts w:ascii="Times New Roman" w:hAnsi="Times New Roman" w:cs="Times New Roman"/>
        </w:rPr>
        <w:t>optical chain after the AOTF is</w:t>
      </w:r>
      <w:r w:rsidR="007874A8">
        <w:rPr>
          <w:rFonts w:ascii="Times New Roman" w:hAnsi="Times New Roman" w:cs="Times New Roman"/>
        </w:rPr>
        <w:t xml:space="preserve"> mechanically</w:t>
      </w:r>
      <w:r w:rsidRPr="00222E24">
        <w:rPr>
          <w:rFonts w:ascii="Times New Roman" w:hAnsi="Times New Roman" w:cs="Times New Roman"/>
        </w:rPr>
        <w:t xml:space="preserve"> aligned with this direction. </w:t>
      </w:r>
      <w:r w:rsidR="007874A8">
        <w:rPr>
          <w:rFonts w:ascii="Times New Roman" w:hAnsi="Times New Roman" w:cs="Times New Roman"/>
        </w:rPr>
        <w:t>The BEO</w:t>
      </w:r>
      <w:r w:rsidRPr="00222E24">
        <w:rPr>
          <w:rFonts w:ascii="Times New Roman" w:hAnsi="Times New Roman" w:cs="Times New Roman"/>
        </w:rPr>
        <w:t xml:space="preserve"> forms the image of the signal on a QSI 616s </w:t>
      </w:r>
      <w:r w:rsidR="007874A8">
        <w:rPr>
          <w:rFonts w:ascii="Times New Roman" w:hAnsi="Times New Roman" w:cs="Times New Roman"/>
        </w:rPr>
        <w:t xml:space="preserve">16 bit </w:t>
      </w:r>
      <w:r w:rsidRPr="00222E24">
        <w:rPr>
          <w:rFonts w:ascii="Times New Roman" w:hAnsi="Times New Roman" w:cs="Times New Roman"/>
        </w:rPr>
        <w:t>CCD</w:t>
      </w:r>
      <w:r w:rsidR="007E1333">
        <w:rPr>
          <w:rFonts w:ascii="Times New Roman" w:hAnsi="Times New Roman" w:cs="Times New Roman"/>
        </w:rPr>
        <w:t xml:space="preserve"> </w:t>
      </w:r>
      <w:del w:id="186" w:author="Elash, Brenden" w:date="2015-09-10T14:14:00Z">
        <w:r w:rsidR="007E1333" w:rsidRPr="00CC2C8F" w:rsidDel="00CC2C8F">
          <w:rPr>
            <w:rFonts w:ascii="Times New Roman" w:hAnsi="Times New Roman" w:cs="Times New Roman"/>
            <w:rPrChange w:id="187" w:author="Elash, Brenden" w:date="2015-09-10T14:14:00Z">
              <w:rPr>
                <w:rFonts w:ascii="Times New Roman" w:hAnsi="Times New Roman" w:cs="Times New Roman"/>
                <w:color w:val="FF0000"/>
              </w:rPr>
            </w:rPrChange>
          </w:rPr>
          <w:delText>(add number of pixels)</w:delText>
        </w:r>
      </w:del>
      <w:ins w:id="188" w:author="Elash, Brenden" w:date="2015-09-10T14:14:00Z">
        <w:r w:rsidR="00CC2C8F" w:rsidRPr="00CC2C8F">
          <w:rPr>
            <w:rFonts w:ascii="Times New Roman" w:hAnsi="Times New Roman" w:cs="Times New Roman"/>
            <w:rPrChange w:id="189" w:author="Elash, Brenden" w:date="2015-09-10T14:14:00Z">
              <w:rPr>
                <w:rFonts w:ascii="Times New Roman" w:hAnsi="Times New Roman" w:cs="Times New Roman"/>
                <w:color w:val="FF0000"/>
              </w:rPr>
            </w:rPrChange>
          </w:rPr>
          <w:t>with 153</w:t>
        </w:r>
        <w:r w:rsidR="00CC2C8F">
          <w:rPr>
            <w:rFonts w:ascii="Times New Roman" w:hAnsi="Times New Roman" w:cs="Times New Roman"/>
          </w:rPr>
          <w:t>6</w:t>
        </w:r>
        <w:r w:rsidR="00CC2C8F" w:rsidRPr="00CC2C8F">
          <w:rPr>
            <w:rFonts w:ascii="Times New Roman" w:hAnsi="Times New Roman" w:cs="Times New Roman"/>
            <w:rPrChange w:id="190" w:author="Elash, Brenden" w:date="2015-09-10T14:14:00Z">
              <w:rPr>
                <w:rFonts w:ascii="Times New Roman" w:hAnsi="Times New Roman" w:cs="Times New Roman"/>
                <w:color w:val="FF0000"/>
              </w:rPr>
            </w:rPrChange>
          </w:rPr>
          <w:t xml:space="preserve"> by 1024 pixels</w:t>
        </w:r>
      </w:ins>
      <w:r w:rsidRPr="00222E24">
        <w:rPr>
          <w:rFonts w:ascii="Times New Roman" w:hAnsi="Times New Roman" w:cs="Times New Roman"/>
        </w:rPr>
        <w:t xml:space="preserve">. A ray tracing diagram for ALI's optical system was created using the CODE V optical design software and can be seen in </w:t>
      </w:r>
      <w:r w:rsidR="001F4D4B">
        <w:rPr>
          <w:rFonts w:ascii="Times New Roman" w:hAnsi="Times New Roman" w:cs="Times New Roman"/>
        </w:rPr>
        <w:t xml:space="preserve">Figure </w:t>
      </w:r>
      <w:del w:id="191" w:author="Elash, Brenden" w:date="2015-09-16T16:09:00Z">
        <w:r w:rsidR="001F4D4B" w:rsidDel="0033228C">
          <w:rPr>
            <w:rFonts w:ascii="Times New Roman" w:hAnsi="Times New Roman" w:cs="Times New Roman"/>
          </w:rPr>
          <w:delText>5</w:delText>
        </w:r>
      </w:del>
      <w:ins w:id="192" w:author="Elash, Brenden" w:date="2015-09-16T16:09:00Z">
        <w:r w:rsidR="0033228C">
          <w:rPr>
            <w:rFonts w:ascii="Times New Roman" w:hAnsi="Times New Roman" w:cs="Times New Roman"/>
          </w:rPr>
          <w:t>4</w:t>
        </w:r>
      </w:ins>
      <w:r w:rsidRPr="00222E24">
        <w:rPr>
          <w:rFonts w:ascii="Times New Roman" w:hAnsi="Times New Roman" w:cs="Times New Roman"/>
        </w:rPr>
        <w:t xml:space="preserve">. </w:t>
      </w:r>
      <w:r w:rsidR="002C4B20">
        <w:rPr>
          <w:rFonts w:ascii="Times New Roman" w:hAnsi="Times New Roman" w:cs="Times New Roman"/>
        </w:rPr>
        <w:t>No correction</w:t>
      </w:r>
      <w:r w:rsidR="007874A8">
        <w:rPr>
          <w:rFonts w:ascii="Times New Roman" w:hAnsi="Times New Roman" w:cs="Times New Roman"/>
        </w:rPr>
        <w:t>s</w:t>
      </w:r>
      <w:r w:rsidR="002C4B20">
        <w:rPr>
          <w:rFonts w:ascii="Times New Roman" w:hAnsi="Times New Roman" w:cs="Times New Roman"/>
        </w:rPr>
        <w:t xml:space="preserve"> </w:t>
      </w:r>
      <w:r w:rsidR="007874A8">
        <w:rPr>
          <w:rFonts w:ascii="Times New Roman" w:hAnsi="Times New Roman" w:cs="Times New Roman"/>
        </w:rPr>
        <w:t>were attempted</w:t>
      </w:r>
      <w:r w:rsidR="002C4B20">
        <w:rPr>
          <w:rFonts w:ascii="Times New Roman" w:hAnsi="Times New Roman" w:cs="Times New Roman"/>
        </w:rPr>
        <w:t xml:space="preserve"> to reduce chromatic or spherical aberrations wi</w:t>
      </w:r>
      <w:r w:rsidR="0026488A">
        <w:rPr>
          <w:rFonts w:ascii="Times New Roman" w:hAnsi="Times New Roman" w:cs="Times New Roman"/>
        </w:rPr>
        <w:t>thin the system</w:t>
      </w:r>
      <w:r w:rsidR="007A2289">
        <w:rPr>
          <w:rFonts w:ascii="Times New Roman" w:hAnsi="Times New Roman" w:cs="Times New Roman"/>
        </w:rPr>
        <w:t xml:space="preserve"> </w:t>
      </w:r>
      <w:del w:id="193" w:author="Elash, Brenden" w:date="2015-09-15T11:45:00Z">
        <w:r w:rsidR="007A2289" w:rsidDel="00C25CB6">
          <w:rPr>
            <w:rFonts w:ascii="Times New Roman" w:hAnsi="Times New Roman" w:cs="Times New Roman"/>
          </w:rPr>
          <w:delText>(</w:delText>
        </w:r>
        <w:r w:rsidR="000B289B" w:rsidDel="00C25CB6">
          <w:rPr>
            <w:rFonts w:ascii="Times New Roman" w:hAnsi="Times New Roman" w:cs="Times New Roman"/>
            <w:color w:val="FF0000"/>
          </w:rPr>
          <w:delText>statement about co</w:delText>
        </w:r>
        <w:r w:rsidR="007A2289" w:rsidRPr="00FC2643" w:rsidDel="00C25CB6">
          <w:rPr>
            <w:rFonts w:ascii="Times New Roman" w:hAnsi="Times New Roman" w:cs="Times New Roman"/>
            <w:color w:val="FF0000"/>
          </w:rPr>
          <w:delText>ma</w:delText>
        </w:r>
        <w:r w:rsidR="007A2289" w:rsidDel="00C25CB6">
          <w:rPr>
            <w:rFonts w:ascii="Times New Roman" w:hAnsi="Times New Roman" w:cs="Times New Roman"/>
          </w:rPr>
          <w:delText>)</w:delText>
        </w:r>
      </w:del>
      <w:ins w:id="194" w:author="Elash, Brenden" w:date="2015-09-15T11:45:00Z">
        <w:r w:rsidR="00293CAB">
          <w:rPr>
            <w:rFonts w:ascii="Times New Roman" w:hAnsi="Times New Roman" w:cs="Times New Roman"/>
          </w:rPr>
          <w:t xml:space="preserve">and the system exhibits </w:t>
        </w:r>
      </w:ins>
      <w:ins w:id="195" w:author="Elash, Brenden" w:date="2015-09-15T11:46:00Z">
        <w:r w:rsidR="00293CAB">
          <w:rPr>
            <w:rFonts w:ascii="Times New Roman" w:hAnsi="Times New Roman" w:cs="Times New Roman"/>
          </w:rPr>
          <w:t xml:space="preserve">coma </w:t>
        </w:r>
      </w:ins>
      <w:ins w:id="196" w:author="Elash, Brenden" w:date="2015-09-15T11:47:00Z">
        <w:r w:rsidR="00293CAB">
          <w:rPr>
            <w:rFonts w:ascii="Times New Roman" w:hAnsi="Times New Roman" w:cs="Times New Roman"/>
          </w:rPr>
          <w:t>d</w:t>
        </w:r>
      </w:ins>
      <w:ins w:id="197" w:author="Elash, Brenden" w:date="2015-09-15T11:46:00Z">
        <w:r w:rsidR="00293CAB">
          <w:rPr>
            <w:rFonts w:ascii="Times New Roman" w:hAnsi="Times New Roman" w:cs="Times New Roman"/>
          </w:rPr>
          <w:t xml:space="preserve">ue </w:t>
        </w:r>
      </w:ins>
      <w:ins w:id="198" w:author="Elash, Brenden" w:date="2015-09-15T11:47:00Z">
        <w:r w:rsidR="00293CAB">
          <w:rPr>
            <w:rFonts w:ascii="Times New Roman" w:hAnsi="Times New Roman" w:cs="Times New Roman"/>
          </w:rPr>
          <w:t xml:space="preserve">large </w:t>
        </w:r>
      </w:ins>
      <w:ins w:id="199" w:author="Elash, Brenden" w:date="2015-09-15T11:49:00Z">
        <w:r w:rsidR="00293CAB">
          <w:rPr>
            <w:rFonts w:ascii="Times New Roman" w:hAnsi="Times New Roman" w:cs="Times New Roman"/>
          </w:rPr>
          <w:t xml:space="preserve">field of view and the curvature of the </w:t>
        </w:r>
      </w:ins>
      <w:ins w:id="200" w:author="Elash, Brenden" w:date="2015-09-15T11:50:00Z">
        <w:r w:rsidR="00293CAB">
          <w:rPr>
            <w:rFonts w:ascii="Times New Roman" w:hAnsi="Times New Roman" w:cs="Times New Roman"/>
          </w:rPr>
          <w:t>lenses</w:t>
        </w:r>
      </w:ins>
      <w:ins w:id="201" w:author="Elash, Brenden" w:date="2015-09-17T10:36:00Z">
        <w:r w:rsidR="005F6F1B">
          <w:rPr>
            <w:rFonts w:ascii="Times New Roman" w:hAnsi="Times New Roman" w:cs="Times New Roman"/>
          </w:rPr>
          <w:t xml:space="preserve"> near the edge of the field of view</w:t>
        </w:r>
      </w:ins>
      <w:r w:rsidR="0026488A">
        <w:rPr>
          <w:rFonts w:ascii="Times New Roman" w:hAnsi="Times New Roman" w:cs="Times New Roman"/>
        </w:rPr>
        <w:t xml:space="preserve">. </w:t>
      </w:r>
      <w:r w:rsidR="007874A8">
        <w:rPr>
          <w:rFonts w:ascii="Times New Roman" w:hAnsi="Times New Roman" w:cs="Times New Roman"/>
        </w:rPr>
        <w:t xml:space="preserve">Analysis with </w:t>
      </w:r>
      <w:r w:rsidR="0005781B">
        <w:rPr>
          <w:rFonts w:ascii="Times New Roman" w:hAnsi="Times New Roman" w:cs="Times New Roman"/>
        </w:rPr>
        <w:t xml:space="preserve">Code V </w:t>
      </w:r>
      <w:r w:rsidR="007874A8">
        <w:rPr>
          <w:rFonts w:ascii="Times New Roman" w:hAnsi="Times New Roman" w:cs="Times New Roman"/>
        </w:rPr>
        <w:t xml:space="preserve">shows that </w:t>
      </w:r>
      <w:r w:rsidR="0005781B">
        <w:rPr>
          <w:rFonts w:ascii="Times New Roman" w:hAnsi="Times New Roman" w:cs="Times New Roman"/>
        </w:rPr>
        <w:t xml:space="preserve">the distortion due to these effects </w:t>
      </w:r>
      <w:r w:rsidR="007874A8">
        <w:rPr>
          <w:rFonts w:ascii="Times New Roman" w:hAnsi="Times New Roman" w:cs="Times New Roman"/>
        </w:rPr>
        <w:t>across</w:t>
      </w:r>
      <w:r w:rsidR="0026488A">
        <w:rPr>
          <w:rFonts w:ascii="Times New Roman" w:hAnsi="Times New Roman" w:cs="Times New Roman"/>
        </w:rPr>
        <w:t xml:space="preserve"> the center </w:t>
      </w:r>
      <w:del w:id="202" w:author="Elash, Brenden" w:date="2015-09-10T14:18:00Z">
        <w:r w:rsidR="007874A8" w:rsidDel="00CC2C8F">
          <w:rPr>
            <w:rFonts w:ascii="Times New Roman" w:hAnsi="Times New Roman" w:cs="Times New Roman"/>
          </w:rPr>
          <w:delText xml:space="preserve">2 </w:delText>
        </w:r>
      </w:del>
      <w:ins w:id="203" w:author="Elash, Brenden" w:date="2015-09-10T14:18:00Z">
        <w:r w:rsidR="00CC2C8F">
          <w:rPr>
            <w:rFonts w:ascii="Times New Roman" w:hAnsi="Times New Roman" w:cs="Times New Roman"/>
          </w:rPr>
          <w:t xml:space="preserve">two </w:t>
        </w:r>
      </w:ins>
      <w:r w:rsidR="007874A8">
        <w:rPr>
          <w:rFonts w:ascii="Times New Roman" w:hAnsi="Times New Roman" w:cs="Times New Roman"/>
        </w:rPr>
        <w:t xml:space="preserve">degrees </w:t>
      </w:r>
      <w:r w:rsidR="0026488A">
        <w:rPr>
          <w:rFonts w:ascii="Times New Roman" w:hAnsi="Times New Roman" w:cs="Times New Roman"/>
        </w:rPr>
        <w:t xml:space="preserve">of </w:t>
      </w:r>
      <w:r w:rsidR="0005781B">
        <w:rPr>
          <w:rFonts w:ascii="Times New Roman" w:hAnsi="Times New Roman" w:cs="Times New Roman"/>
        </w:rPr>
        <w:t xml:space="preserve">the </w:t>
      </w:r>
      <w:r w:rsidR="0026488A">
        <w:rPr>
          <w:rFonts w:ascii="Times New Roman" w:hAnsi="Times New Roman" w:cs="Times New Roman"/>
        </w:rPr>
        <w:t xml:space="preserve">field of view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w:t>
      </w:r>
      <w:r w:rsidR="007E1333">
        <w:rPr>
          <w:rFonts w:ascii="Times New Roman" w:hAnsi="Times New Roman" w:cs="Times New Roman"/>
        </w:rPr>
        <w:t>. T</w:t>
      </w:r>
      <w:r w:rsidR="0026488A">
        <w:rPr>
          <w:rFonts w:ascii="Times New Roman" w:hAnsi="Times New Roman" w:cs="Times New Roman"/>
        </w:rPr>
        <w:t>he final</w:t>
      </w:r>
      <w:r w:rsidR="007E1333">
        <w:rPr>
          <w:rFonts w:ascii="Times New Roman" w:hAnsi="Times New Roman" w:cs="Times New Roman"/>
        </w:rPr>
        <w:t xml:space="preserve"> </w:t>
      </w:r>
      <w:del w:id="204" w:author="Elash, Brenden" w:date="2015-09-10T14:18:00Z">
        <w:r w:rsidR="007E1333" w:rsidDel="00CC2C8F">
          <w:rPr>
            <w:rFonts w:ascii="Times New Roman" w:hAnsi="Times New Roman" w:cs="Times New Roman"/>
          </w:rPr>
          <w:delText xml:space="preserve">1 </w:delText>
        </w:r>
      </w:del>
      <w:ins w:id="205" w:author="Elash, Brenden" w:date="2015-09-10T14:18:00Z">
        <w:r w:rsidR="00CC2C8F">
          <w:rPr>
            <w:rFonts w:ascii="Times New Roman" w:hAnsi="Times New Roman" w:cs="Times New Roman"/>
          </w:rPr>
          <w:t xml:space="preserve">one </w:t>
        </w:r>
      </w:ins>
      <w:r w:rsidR="007E1333">
        <w:rPr>
          <w:rFonts w:ascii="Times New Roman" w:hAnsi="Times New Roman" w:cs="Times New Roman"/>
        </w:rPr>
        <w:t>degree</w:t>
      </w:r>
      <w:r w:rsidR="0026488A">
        <w:rPr>
          <w:rFonts w:ascii="Times New Roman" w:hAnsi="Times New Roman" w:cs="Times New Roman"/>
        </w:rPr>
        <w:t xml:space="preserve"> </w:t>
      </w:r>
      <w:r w:rsidR="007E1333">
        <w:rPr>
          <w:rFonts w:ascii="Times New Roman" w:hAnsi="Times New Roman" w:cs="Times New Roman"/>
        </w:rPr>
        <w:t xml:space="preserve">shows a </w:t>
      </w:r>
      <w:r w:rsidR="0026488A">
        <w:rPr>
          <w:rFonts w:ascii="Times New Roman" w:hAnsi="Times New Roman" w:cs="Times New Roman"/>
        </w:rPr>
        <w:t xml:space="preserve">distortion </w:t>
      </w:r>
      <w:r w:rsidR="007E1333">
        <w:rPr>
          <w:rFonts w:ascii="Times New Roman" w:hAnsi="Times New Roman" w:cs="Times New Roman"/>
        </w:rPr>
        <w:t>of</w:t>
      </w:r>
      <w:r w:rsidR="0026488A">
        <w:rPr>
          <w:rFonts w:ascii="Times New Roman" w:hAnsi="Times New Roman" w:cs="Times New Roman"/>
        </w:rPr>
        <w:t xml:space="preserve"> less than </w:t>
      </w:r>
      <w:r w:rsidR="0005781B">
        <w:rPr>
          <w:rFonts w:ascii="Times New Roman" w:hAnsi="Times New Roman" w:cs="Times New Roman"/>
        </w:rPr>
        <w:t xml:space="preserve">4%. </w:t>
      </w:r>
      <w:r w:rsidR="007E1333">
        <w:rPr>
          <w:rFonts w:ascii="Times New Roman" w:hAnsi="Times New Roman" w:cs="Times New Roman"/>
        </w:rPr>
        <w:t>An analysis</w:t>
      </w:r>
      <w:r w:rsidRPr="00222E24">
        <w:rPr>
          <w:rFonts w:ascii="Times New Roman" w:hAnsi="Times New Roman" w:cs="Times New Roman"/>
        </w:rPr>
        <w:t xml:space="preserve">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007E1333">
        <w:rPr>
          <w:rFonts w:ascii="Times New Roman" w:hAnsi="Times New Roman" w:cs="Times New Roman"/>
        </w:rPr>
        <w:t xml:space="preserve"> (Smith, 2000).</w:t>
      </w:r>
      <w:r w:rsidR="002C4B20">
        <w:rPr>
          <w:rFonts w:ascii="Times New Roman" w:hAnsi="Times New Roman" w:cs="Times New Roman"/>
        </w:rPr>
        <w:t xml:space="preserve"> </w:t>
      </w:r>
      <w:r w:rsidRPr="00222E24">
        <w:rPr>
          <w:rFonts w:ascii="Times New Roman" w:hAnsi="Times New Roman" w:cs="Times New Roman"/>
        </w:rPr>
        <w:t xml:space="preserve">To </w:t>
      </w:r>
      <w:r w:rsidR="007E1333">
        <w:rPr>
          <w:rFonts w:ascii="Times New Roman" w:hAnsi="Times New Roman" w:cs="Times New Roman"/>
        </w:rPr>
        <w:t>obtain</w:t>
      </w:r>
      <w:r w:rsidR="007E1333" w:rsidRPr="00222E24">
        <w:rPr>
          <w:rFonts w:ascii="Times New Roman" w:hAnsi="Times New Roman" w:cs="Times New Roman"/>
        </w:rPr>
        <w:t xml:space="preserve"> </w:t>
      </w:r>
      <w:del w:id="206" w:author="Elash, Brenden" w:date="2015-09-10T14:26:00Z">
        <w:r w:rsidR="007E1333" w:rsidDel="00485FB8">
          <w:rPr>
            <w:rFonts w:ascii="Times New Roman" w:hAnsi="Times New Roman" w:cs="Times New Roman"/>
          </w:rPr>
          <w:delText>this</w:delText>
        </w:r>
        <w:r w:rsidRPr="00222E24" w:rsidDel="00485FB8">
          <w:rPr>
            <w:rFonts w:ascii="Times New Roman" w:hAnsi="Times New Roman" w:cs="Times New Roman"/>
          </w:rPr>
          <w:delText xml:space="preserve"> </w:delText>
        </w:r>
      </w:del>
      <w:ins w:id="207" w:author="Elash, Brenden" w:date="2015-09-10T14:26:00Z">
        <w:r w:rsidR="00485FB8">
          <w:rPr>
            <w:rFonts w:ascii="Times New Roman" w:hAnsi="Times New Roman" w:cs="Times New Roman"/>
          </w:rPr>
          <w:t>the MTF</w:t>
        </w:r>
        <w:r w:rsidR="00485FB8" w:rsidRPr="00222E24">
          <w:rPr>
            <w:rFonts w:ascii="Times New Roman" w:hAnsi="Times New Roman" w:cs="Times New Roman"/>
          </w:rPr>
          <w:t xml:space="preserve"> </w:t>
        </w:r>
      </w:ins>
      <w:r w:rsidRPr="00222E24">
        <w:rPr>
          <w:rFonts w:ascii="Times New Roman" w:hAnsi="Times New Roman" w:cs="Times New Roman"/>
        </w:rPr>
        <w:t>across the entire field of view a 7 pixel</w:t>
      </w:r>
      <w:r w:rsidR="007E1333">
        <w:rPr>
          <w:rFonts w:ascii="Times New Roman" w:hAnsi="Times New Roman" w:cs="Times New Roman"/>
        </w:rPr>
        <w:t xml:space="preserve"> </w:t>
      </w:r>
      <w:r w:rsidR="000B289B">
        <w:rPr>
          <w:rFonts w:ascii="Times New Roman" w:hAnsi="Times New Roman" w:cs="Times New Roman"/>
        </w:rPr>
        <w:t xml:space="preserve">running </w:t>
      </w:r>
      <w:r w:rsidR="007E1333">
        <w:rPr>
          <w:rFonts w:ascii="Times New Roman" w:hAnsi="Times New Roman" w:cs="Times New Roman"/>
        </w:rPr>
        <w:t>average</w:t>
      </w:r>
      <w:r w:rsidRPr="00222E24">
        <w:rPr>
          <w:rFonts w:ascii="Times New Roman" w:hAnsi="Times New Roman" w:cs="Times New Roman"/>
        </w:rPr>
        <w:t xml:space="preserve"> is required</w:t>
      </w:r>
      <w:ins w:id="208" w:author="Elash, Brenden" w:date="2015-09-16T16:46:00Z">
        <w:r w:rsidR="00A95958">
          <w:rPr>
            <w:rFonts w:ascii="Times New Roman" w:hAnsi="Times New Roman" w:cs="Times New Roman"/>
          </w:rPr>
          <w:t xml:space="preserve"> with the line of sigh</w:t>
        </w:r>
      </w:ins>
      <w:ins w:id="209" w:author="Elash, Brenden" w:date="2015-09-16T17:32:00Z">
        <w:r w:rsidR="00392EC8">
          <w:rPr>
            <w:rFonts w:ascii="Times New Roman" w:hAnsi="Times New Roman" w:cs="Times New Roman"/>
          </w:rPr>
          <w:t>t</w:t>
        </w:r>
      </w:ins>
      <w:ins w:id="210" w:author="Elash, Brenden" w:date="2015-09-16T16:46:00Z">
        <w:r w:rsidR="00A95958">
          <w:rPr>
            <w:rFonts w:ascii="Times New Roman" w:hAnsi="Times New Roman" w:cs="Times New Roman"/>
          </w:rPr>
          <w:t xml:space="preserve"> along the optic axis being </w:t>
        </w:r>
      </w:ins>
      <w:ins w:id="211" w:author="Elash, Brenden" w:date="2015-09-16T16:47:00Z">
        <w:r w:rsidR="00A95958">
          <w:rPr>
            <w:rFonts w:ascii="Times New Roman" w:hAnsi="Times New Roman" w:cs="Times New Roman"/>
          </w:rPr>
          <w:t>diffraction</w:t>
        </w:r>
      </w:ins>
      <w:ins w:id="212" w:author="Elash, Brenden" w:date="2015-09-16T16:46:00Z">
        <w:r w:rsidR="00A95958">
          <w:rPr>
            <w:rFonts w:ascii="Times New Roman" w:hAnsi="Times New Roman" w:cs="Times New Roman"/>
          </w:rPr>
          <w:t xml:space="preserve"> limited</w:t>
        </w:r>
      </w:ins>
      <w:r w:rsidR="007E1333">
        <w:rPr>
          <w:rFonts w:ascii="Times New Roman" w:hAnsi="Times New Roman" w:cs="Times New Roman"/>
        </w:rPr>
        <w:t>.  This translates to</w:t>
      </w:r>
      <w:r w:rsidRPr="00222E24">
        <w:rPr>
          <w:rFonts w:ascii="Times New Roman" w:hAnsi="Times New Roman" w:cs="Times New Roman"/>
        </w:rPr>
        <w:t xml:space="preserve"> </w:t>
      </w:r>
      <w:r w:rsidR="007E1333">
        <w:rPr>
          <w:rFonts w:ascii="Times New Roman" w:hAnsi="Times New Roman" w:cs="Times New Roman"/>
        </w:rPr>
        <w:t xml:space="preserve">an </w:t>
      </w:r>
      <w:r w:rsidRPr="00222E24">
        <w:rPr>
          <w:rFonts w:ascii="Times New Roman" w:hAnsi="Times New Roman" w:cs="Times New Roman"/>
        </w:rPr>
        <w:t xml:space="preserve">average vertical and horizontal resolution of </w:t>
      </w:r>
      <w:r w:rsidR="007E1333" w:rsidRPr="00222E24">
        <w:rPr>
          <w:rFonts w:ascii="Times New Roman" w:hAnsi="Times New Roman" w:cs="Times New Roman"/>
        </w:rPr>
        <w:t>210</w:t>
      </w:r>
      <w:r w:rsidR="007E1333">
        <w:rPr>
          <w:rFonts w:ascii="Times New Roman" w:hAnsi="Times New Roman" w:cs="Times New Roman"/>
        </w:rPr>
        <w:t xml:space="preserve"> m</w:t>
      </w:r>
      <w:r w:rsidR="007E1333" w:rsidRPr="00222E24">
        <w:rPr>
          <w:rFonts w:ascii="Times New Roman" w:hAnsi="Times New Roman" w:cs="Times New Roman"/>
        </w:rPr>
        <w:t xml:space="preserve"> </w:t>
      </w:r>
      <w:r w:rsidR="007E1333">
        <w:rPr>
          <w:rFonts w:ascii="Times New Roman" w:hAnsi="Times New Roman" w:cs="Times New Roman"/>
        </w:rPr>
        <w:t>a</w:t>
      </w:r>
      <w:r w:rsidRPr="00222E24">
        <w:rPr>
          <w:rFonts w:ascii="Times New Roman" w:hAnsi="Times New Roman" w:cs="Times New Roman"/>
        </w:rPr>
        <w:t xml:space="preserve">cross the entire </w:t>
      </w:r>
      <w:r w:rsidR="007E1333">
        <w:rPr>
          <w:rFonts w:ascii="Times New Roman" w:hAnsi="Times New Roman" w:cs="Times New Roman"/>
        </w:rPr>
        <w:t xml:space="preserve">ALI </w:t>
      </w:r>
      <w:r w:rsidRPr="00222E24">
        <w:rPr>
          <w:rFonts w:ascii="Times New Roman" w:hAnsi="Times New Roman" w:cs="Times New Roman"/>
        </w:rPr>
        <w:t>field</w:t>
      </w:r>
      <w:ins w:id="213" w:author="Elash, Brenden" w:date="2015-09-15T11:57:00Z">
        <w:r w:rsidR="004B77B1">
          <w:rPr>
            <w:rFonts w:ascii="Times New Roman" w:hAnsi="Times New Roman" w:cs="Times New Roman"/>
          </w:rPr>
          <w:t xml:space="preserve"> </w:t>
        </w:r>
      </w:ins>
      <w:del w:id="214" w:author="Elash, Brenden" w:date="2015-09-15T11:57:00Z">
        <w:r w:rsidR="007E1333" w:rsidDel="004B77B1">
          <w:rPr>
            <w:rFonts w:ascii="Times New Roman" w:hAnsi="Times New Roman" w:cs="Times New Roman"/>
          </w:rPr>
          <w:delText>-</w:delText>
        </w:r>
      </w:del>
      <w:r w:rsidRPr="00222E24">
        <w:rPr>
          <w:rFonts w:ascii="Times New Roman" w:hAnsi="Times New Roman" w:cs="Times New Roman"/>
        </w:rPr>
        <w:t>of</w:t>
      </w:r>
      <w:ins w:id="215" w:author="Elash, Brenden" w:date="2015-09-15T11:57:00Z">
        <w:r w:rsidR="004B77B1">
          <w:rPr>
            <w:rFonts w:ascii="Times New Roman" w:hAnsi="Times New Roman" w:cs="Times New Roman"/>
          </w:rPr>
          <w:t xml:space="preserve"> </w:t>
        </w:r>
      </w:ins>
      <w:del w:id="216" w:author="Elash, Brenden" w:date="2015-09-15T11:57:00Z">
        <w:r w:rsidR="007E1333" w:rsidDel="004B77B1">
          <w:rPr>
            <w:rFonts w:ascii="Times New Roman" w:hAnsi="Times New Roman" w:cs="Times New Roman"/>
          </w:rPr>
          <w:delText>-</w:delText>
        </w:r>
      </w:del>
      <w:r w:rsidRPr="00222E24">
        <w:rPr>
          <w:rFonts w:ascii="Times New Roman" w:hAnsi="Times New Roman" w:cs="Times New Roman"/>
        </w:rPr>
        <w:t xml:space="preserve">view </w:t>
      </w:r>
      <w:r w:rsidR="007E1333">
        <w:rPr>
          <w:rFonts w:ascii="Times New Roman" w:hAnsi="Times New Roman" w:cs="Times New Roman"/>
        </w:rPr>
        <w:t>at the tangent point</w:t>
      </w:r>
      <w:r w:rsidRPr="00222E24">
        <w:rPr>
          <w:rFonts w:ascii="Times New Roman" w:hAnsi="Times New Roman" w:cs="Times New Roman"/>
        </w:rPr>
        <w:t>.</w:t>
      </w:r>
      <w:ins w:id="217" w:author="Elash, Brenden" w:date="2015-09-17T10:29:00Z">
        <w:r w:rsidR="00740514">
          <w:rPr>
            <w:rFonts w:ascii="Times New Roman" w:hAnsi="Times New Roman" w:cs="Times New Roman"/>
          </w:rPr>
          <w:t xml:space="preserve"> A </w:t>
        </w:r>
      </w:ins>
      <w:ins w:id="218" w:author="Elash, Brenden" w:date="2015-09-17T10:30:00Z">
        <w:r w:rsidR="00740514">
          <w:rPr>
            <w:rFonts w:ascii="Times New Roman" w:hAnsi="Times New Roman" w:cs="Times New Roman"/>
          </w:rPr>
          <w:t>tolerance</w:t>
        </w:r>
      </w:ins>
      <w:ins w:id="219" w:author="Elash, Brenden" w:date="2015-09-17T10:29:00Z">
        <w:r w:rsidR="00740514">
          <w:rPr>
            <w:rFonts w:ascii="Times New Roman" w:hAnsi="Times New Roman" w:cs="Times New Roman"/>
          </w:rPr>
          <w:t xml:space="preserve"> study was also performed </w:t>
        </w:r>
      </w:ins>
      <w:ins w:id="220" w:author="Elash, Brenden" w:date="2015-09-17T10:30:00Z">
        <w:r w:rsidR="00740514">
          <w:rPr>
            <w:rFonts w:ascii="Times New Roman" w:hAnsi="Times New Roman" w:cs="Times New Roman"/>
          </w:rPr>
          <w:t>with Code</w:t>
        </w:r>
      </w:ins>
      <w:ins w:id="221" w:author="Elash, Brenden" w:date="2015-09-17T10:29:00Z">
        <w:r w:rsidR="00740514">
          <w:rPr>
            <w:rFonts w:ascii="Times New Roman" w:hAnsi="Times New Roman" w:cs="Times New Roman"/>
          </w:rPr>
          <w:t xml:space="preserve"> V </w:t>
        </w:r>
      </w:ins>
      <w:ins w:id="222" w:author="Elash, Brenden" w:date="2015-09-17T10:30:00Z">
        <w:r w:rsidR="00740514">
          <w:rPr>
            <w:rFonts w:ascii="Times New Roman" w:hAnsi="Times New Roman" w:cs="Times New Roman"/>
          </w:rPr>
          <w:t xml:space="preserve">to assess the </w:t>
        </w:r>
      </w:ins>
      <w:ins w:id="223" w:author="Elash, Brenden" w:date="2015-09-17T10:31:00Z">
        <w:r w:rsidR="00740514">
          <w:rPr>
            <w:rFonts w:ascii="Times New Roman" w:hAnsi="Times New Roman" w:cs="Times New Roman"/>
          </w:rPr>
          <w:t xml:space="preserve">capability of the system </w:t>
        </w:r>
        <w:r w:rsidR="00740514">
          <w:rPr>
            <w:rFonts w:ascii="Times New Roman" w:hAnsi="Times New Roman" w:cs="Times New Roman"/>
          </w:rPr>
          <w:lastRenderedPageBreak/>
          <w:t xml:space="preserve">within the tolerances of the mounting equipment and was found that the system was </w:t>
        </w:r>
      </w:ins>
      <w:ins w:id="224" w:author="Elash, Brenden" w:date="2015-09-17T10:32:00Z">
        <w:r w:rsidR="00740514">
          <w:rPr>
            <w:rFonts w:ascii="Times New Roman" w:hAnsi="Times New Roman" w:cs="Times New Roman"/>
          </w:rPr>
          <w:t>insensitive</w:t>
        </w:r>
      </w:ins>
      <w:ins w:id="225" w:author="Elash, Brenden" w:date="2015-09-17T10:31:00Z">
        <w:r w:rsidR="00740514">
          <w:rPr>
            <w:rFonts w:ascii="Times New Roman" w:hAnsi="Times New Roman" w:cs="Times New Roman"/>
          </w:rPr>
          <w:t xml:space="preserve"> to tilts </w:t>
        </w:r>
      </w:ins>
      <w:ins w:id="226" w:author="Elash, Brenden" w:date="2015-09-17T10:32:00Z">
        <w:r w:rsidR="00740514">
          <w:rPr>
            <w:rFonts w:ascii="Times New Roman" w:hAnsi="Times New Roman" w:cs="Times New Roman"/>
          </w:rPr>
          <w:t>and offsets within the system</w:t>
        </w:r>
      </w:ins>
      <w:ins w:id="227" w:author="Elash, Brenden" w:date="2015-09-17T10:31:00Z">
        <w:r w:rsidR="00740514">
          <w:rPr>
            <w:rFonts w:ascii="Times New Roman" w:hAnsi="Times New Roman" w:cs="Times New Roman"/>
          </w:rPr>
          <w:t xml:space="preserve">. </w:t>
        </w:r>
      </w:ins>
    </w:p>
    <w:p w14:paraId="3CB1708D" w14:textId="33692A36" w:rsidR="00F31679" w:rsidRDefault="00A95958" w:rsidP="00425B80">
      <w:pPr>
        <w:spacing w:line="360" w:lineRule="auto"/>
        <w:ind w:firstLine="720"/>
        <w:jc w:val="both"/>
        <w:rPr>
          <w:rFonts w:ascii="Times New Roman" w:hAnsi="Times New Roman" w:cs="Times New Roman"/>
        </w:rPr>
      </w:pPr>
      <w:ins w:id="228" w:author="Elash, Brenden" w:date="2015-09-16T16:49:00Z">
        <w:r>
          <w:rPr>
            <w:rFonts w:ascii="Times New Roman" w:hAnsi="Times New Roman" w:cs="Times New Roman"/>
          </w:rPr>
          <w:t>T</w:t>
        </w:r>
      </w:ins>
      <w:ins w:id="229" w:author="Elash, Brenden" w:date="2015-09-16T16:48:00Z">
        <w:r>
          <w:rPr>
            <w:rFonts w:ascii="Times New Roman" w:hAnsi="Times New Roman" w:cs="Times New Roman"/>
          </w:rPr>
          <w:t xml:space="preserve">he SASKTAN-HR (Bourassa et al., 2008; </w:t>
        </w:r>
        <w:r w:rsidRPr="00222E24">
          <w:rPr>
            <w:rFonts w:ascii="Times New Roman" w:hAnsi="Times New Roman" w:cs="Times New Roman"/>
          </w:rPr>
          <w:t>Zawada</w:t>
        </w:r>
        <w:r>
          <w:rPr>
            <w:rFonts w:ascii="Times New Roman" w:hAnsi="Times New Roman" w:cs="Times New Roman"/>
          </w:rPr>
          <w:t xml:space="preserve"> et al., 2015)</w:t>
        </w:r>
        <w:r w:rsidRPr="00222E24">
          <w:rPr>
            <w:rFonts w:ascii="Times New Roman" w:hAnsi="Times New Roman" w:cs="Times New Roman"/>
          </w:rPr>
          <w:t xml:space="preserve"> </w:t>
        </w:r>
        <w:r>
          <w:rPr>
            <w:rFonts w:ascii="Times New Roman" w:hAnsi="Times New Roman" w:cs="Times New Roman"/>
          </w:rPr>
          <w:t>radia</w:t>
        </w:r>
      </w:ins>
      <w:ins w:id="230" w:author="Elash, Brenden" w:date="2015-09-16T16:53:00Z">
        <w:r>
          <w:rPr>
            <w:rFonts w:ascii="Times New Roman" w:hAnsi="Times New Roman" w:cs="Times New Roman"/>
          </w:rPr>
          <w:t>ti</w:t>
        </w:r>
      </w:ins>
      <w:ins w:id="231" w:author="Elash, Brenden" w:date="2015-09-16T16:48:00Z">
        <w:r>
          <w:rPr>
            <w:rFonts w:ascii="Times New Roman" w:hAnsi="Times New Roman" w:cs="Times New Roman"/>
          </w:rPr>
          <w:t>ve transfer model</w:t>
        </w:r>
      </w:ins>
      <w:ins w:id="232" w:author="Elash, Brenden" w:date="2015-09-16T16:49:00Z">
        <w:r>
          <w:rPr>
            <w:rFonts w:ascii="Times New Roman" w:hAnsi="Times New Roman" w:cs="Times New Roman"/>
          </w:rPr>
          <w:t xml:space="preserve"> was used to assist in</w:t>
        </w:r>
      </w:ins>
      <w:ins w:id="233" w:author="Elash, Brenden" w:date="2015-09-16T16:53:00Z">
        <w:r>
          <w:rPr>
            <w:rFonts w:ascii="Times New Roman" w:hAnsi="Times New Roman" w:cs="Times New Roman"/>
          </w:rPr>
          <w:t xml:space="preserve"> determining</w:t>
        </w:r>
      </w:ins>
      <w:ins w:id="234" w:author="Elash, Brenden" w:date="2015-09-16T16:49:00Z">
        <w:r>
          <w:rPr>
            <w:rFonts w:ascii="Times New Roman" w:hAnsi="Times New Roman" w:cs="Times New Roman"/>
          </w:rPr>
          <w:t xml:space="preserve"> exposure times </w:t>
        </w:r>
      </w:ins>
      <w:ins w:id="235" w:author="Elash, Brenden" w:date="2015-09-16T16:54:00Z">
        <w:r>
          <w:rPr>
            <w:rFonts w:ascii="Times New Roman" w:hAnsi="Times New Roman" w:cs="Times New Roman"/>
          </w:rPr>
          <w:t xml:space="preserve">and entrance pupil </w:t>
        </w:r>
      </w:ins>
      <w:ins w:id="236" w:author="Elash, Brenden" w:date="2015-09-16T16:53:00Z">
        <w:r>
          <w:rPr>
            <w:rFonts w:ascii="Times New Roman" w:hAnsi="Times New Roman" w:cs="Times New Roman"/>
          </w:rPr>
          <w:t>of ALI</w:t>
        </w:r>
      </w:ins>
      <w:ins w:id="237" w:author="Elash, Brenden" w:date="2015-09-16T16:54:00Z">
        <w:r>
          <w:rPr>
            <w:rFonts w:ascii="Times New Roman" w:hAnsi="Times New Roman" w:cs="Times New Roman"/>
          </w:rPr>
          <w:t>. This was performed by</w:t>
        </w:r>
      </w:ins>
      <w:ins w:id="238" w:author="Elash, Brenden" w:date="2015-09-16T16:53:00Z">
        <w:r>
          <w:rPr>
            <w:rFonts w:ascii="Times New Roman" w:hAnsi="Times New Roman" w:cs="Times New Roman"/>
          </w:rPr>
          <w:t xml:space="preserve"> using sky measurement</w:t>
        </w:r>
      </w:ins>
      <w:ins w:id="239" w:author="Elash, Brenden" w:date="2015-09-16T17:07:00Z">
        <w:r w:rsidR="009F3816">
          <w:rPr>
            <w:rFonts w:ascii="Times New Roman" w:hAnsi="Times New Roman" w:cs="Times New Roman"/>
          </w:rPr>
          <w:t>s</w:t>
        </w:r>
      </w:ins>
      <w:ins w:id="240" w:author="Elash, Brenden" w:date="2015-09-16T16:53:00Z">
        <w:r>
          <w:rPr>
            <w:rFonts w:ascii="Times New Roman" w:hAnsi="Times New Roman" w:cs="Times New Roman"/>
          </w:rPr>
          <w:t xml:space="preserve"> from the roof of the </w:t>
        </w:r>
      </w:ins>
      <w:ins w:id="241" w:author="Elash, Brenden" w:date="2015-09-16T16:54:00Z">
        <w:r w:rsidR="00007AAA">
          <w:rPr>
            <w:rFonts w:ascii="Times New Roman" w:hAnsi="Times New Roman" w:cs="Times New Roman"/>
          </w:rPr>
          <w:t xml:space="preserve">physics building </w:t>
        </w:r>
      </w:ins>
      <w:ins w:id="242" w:author="Elash, Brenden" w:date="2015-09-16T16:56:00Z">
        <w:r w:rsidR="00007AAA">
          <w:rPr>
            <w:rFonts w:ascii="Times New Roman" w:hAnsi="Times New Roman" w:cs="Times New Roman"/>
          </w:rPr>
          <w:t xml:space="preserve">during </w:t>
        </w:r>
      </w:ins>
      <w:ins w:id="243" w:author="Elash, Brenden" w:date="2015-09-16T17:32:00Z">
        <w:r w:rsidR="00392EC8">
          <w:rPr>
            <w:rFonts w:ascii="Times New Roman" w:hAnsi="Times New Roman" w:cs="Times New Roman"/>
          </w:rPr>
          <w:t>a</w:t>
        </w:r>
      </w:ins>
      <w:ins w:id="244" w:author="Elash, Brenden" w:date="2015-09-16T17:02:00Z">
        <w:r w:rsidR="00007AAA">
          <w:rPr>
            <w:rFonts w:ascii="Times New Roman" w:hAnsi="Times New Roman" w:cs="Times New Roman"/>
          </w:rPr>
          <w:t xml:space="preserve"> cloudless </w:t>
        </w:r>
      </w:ins>
      <w:ins w:id="245" w:author="Elash, Brenden" w:date="2015-09-16T16:56:00Z">
        <w:r w:rsidR="00007AAA">
          <w:rPr>
            <w:rFonts w:ascii="Times New Roman" w:hAnsi="Times New Roman" w:cs="Times New Roman"/>
          </w:rPr>
          <w:t xml:space="preserve">day </w:t>
        </w:r>
      </w:ins>
      <w:ins w:id="246" w:author="Elash, Brenden" w:date="2015-09-16T16:54:00Z">
        <w:r w:rsidR="00007AAA">
          <w:rPr>
            <w:rFonts w:ascii="Times New Roman" w:hAnsi="Times New Roman" w:cs="Times New Roman"/>
          </w:rPr>
          <w:t xml:space="preserve">at an </w:t>
        </w:r>
      </w:ins>
      <w:ins w:id="247" w:author="Elash, Brenden" w:date="2015-09-16T16:56:00Z">
        <w:r w:rsidR="00007AAA">
          <w:rPr>
            <w:rFonts w:ascii="Times New Roman" w:hAnsi="Times New Roman" w:cs="Times New Roman"/>
          </w:rPr>
          <w:t>azimuth</w:t>
        </w:r>
      </w:ins>
      <w:ins w:id="248" w:author="Elash, Brenden" w:date="2015-09-16T16:54:00Z">
        <w:r w:rsidR="00007AAA">
          <w:rPr>
            <w:rFonts w:ascii="Times New Roman" w:hAnsi="Times New Roman" w:cs="Times New Roman"/>
          </w:rPr>
          <w:t xml:space="preserve"> of </w:t>
        </w:r>
        <w:r w:rsidR="00007AAA" w:rsidRPr="00007AAA">
          <w:rPr>
            <w:rFonts w:ascii="Times New Roman" w:hAnsi="Times New Roman" w:cs="Times New Roman"/>
          </w:rPr>
          <w:t>9</w:t>
        </w:r>
      </w:ins>
      <w:ins w:id="249" w:author="Elash, Brenden" w:date="2015-09-16T16:55:00Z">
        <w:r w:rsidR="00007AAA">
          <w:rPr>
            <w:rFonts w:ascii="Times New Roman" w:hAnsi="Times New Roman" w:cs="Times New Roman"/>
          </w:rPr>
          <w:t>0</w:t>
        </w:r>
        <w:r w:rsidR="00007AAA">
          <w:rPr>
            <w:rFonts w:ascii="Times New Roman" w:hAnsi="Times New Roman" w:cs="Times New Roman"/>
            <w:vertAlign w:val="superscript"/>
          </w:rPr>
          <w:t>o</w:t>
        </w:r>
        <w:r w:rsidR="00007AAA">
          <w:rPr>
            <w:rFonts w:ascii="Times New Roman" w:hAnsi="Times New Roman" w:cs="Times New Roman"/>
          </w:rPr>
          <w:t xml:space="preserve"> from the sun</w:t>
        </w:r>
      </w:ins>
      <w:ins w:id="250" w:author="Elash, Brenden" w:date="2015-09-16T16:56:00Z">
        <w:r w:rsidR="00007AAA">
          <w:rPr>
            <w:rFonts w:ascii="Times New Roman" w:hAnsi="Times New Roman" w:cs="Times New Roman"/>
          </w:rPr>
          <w:t xml:space="preserve"> at a variety of exposure time</w:t>
        </w:r>
      </w:ins>
      <w:ins w:id="251" w:author="Elash, Brenden" w:date="2015-09-16T17:07:00Z">
        <w:r w:rsidR="009F3816">
          <w:rPr>
            <w:rFonts w:ascii="Times New Roman" w:hAnsi="Times New Roman" w:cs="Times New Roman"/>
          </w:rPr>
          <w:t>s</w:t>
        </w:r>
      </w:ins>
      <w:ins w:id="252" w:author="Elash, Brenden" w:date="2015-09-16T16:56:00Z">
        <w:r w:rsidR="00007AAA">
          <w:rPr>
            <w:rFonts w:ascii="Times New Roman" w:hAnsi="Times New Roman" w:cs="Times New Roman"/>
          </w:rPr>
          <w:t xml:space="preserve"> </w:t>
        </w:r>
      </w:ins>
      <w:ins w:id="253" w:author="Elash, Brenden" w:date="2015-09-16T17:07:00Z">
        <w:r w:rsidR="009F3816">
          <w:rPr>
            <w:rFonts w:ascii="Times New Roman" w:hAnsi="Times New Roman" w:cs="Times New Roman"/>
          </w:rPr>
          <w:t>(</w:t>
        </w:r>
      </w:ins>
      <w:ins w:id="254" w:author="Elash, Brenden" w:date="2015-09-16T16:56:00Z">
        <w:r w:rsidR="00007AAA">
          <w:rPr>
            <w:rFonts w:ascii="Times New Roman" w:hAnsi="Times New Roman" w:cs="Times New Roman"/>
          </w:rPr>
          <w:t>0.01 to 60 seconds</w:t>
        </w:r>
      </w:ins>
      <w:ins w:id="255" w:author="Elash, Brenden" w:date="2015-09-16T17:07:00Z">
        <w:r w:rsidR="009F3816">
          <w:rPr>
            <w:rFonts w:ascii="Times New Roman" w:hAnsi="Times New Roman" w:cs="Times New Roman"/>
          </w:rPr>
          <w:t>) and wavelengths (600 to 1000 nm)</w:t>
        </w:r>
      </w:ins>
      <w:ins w:id="256" w:author="Elash, Brenden" w:date="2015-09-16T17:02:00Z">
        <w:r w:rsidR="00007AAA">
          <w:rPr>
            <w:rFonts w:ascii="Times New Roman" w:hAnsi="Times New Roman" w:cs="Times New Roman"/>
          </w:rPr>
          <w:t>.</w:t>
        </w:r>
      </w:ins>
      <w:ins w:id="257" w:author="Elash, Brenden" w:date="2015-09-16T16:56:00Z">
        <w:r w:rsidR="00007AAA">
          <w:rPr>
            <w:rFonts w:ascii="Times New Roman" w:hAnsi="Times New Roman" w:cs="Times New Roman"/>
          </w:rPr>
          <w:t xml:space="preserve"> </w:t>
        </w:r>
      </w:ins>
      <w:ins w:id="258" w:author="Elash, Brenden" w:date="2015-09-16T17:32:00Z">
        <w:r w:rsidR="00392EC8">
          <w:rPr>
            <w:rFonts w:ascii="Times New Roman" w:hAnsi="Times New Roman" w:cs="Times New Roman"/>
          </w:rPr>
          <w:t>T</w:t>
        </w:r>
      </w:ins>
      <w:ins w:id="259" w:author="Elash, Brenden" w:date="2015-09-16T17:02:00Z">
        <w:r w:rsidR="00007AAA">
          <w:rPr>
            <w:rFonts w:ascii="Times New Roman" w:hAnsi="Times New Roman" w:cs="Times New Roman"/>
          </w:rPr>
          <w:t>he sky measurements</w:t>
        </w:r>
      </w:ins>
      <w:ins w:id="260" w:author="Elash, Brenden" w:date="2015-09-16T16:56:00Z">
        <w:r w:rsidR="00007AAA">
          <w:rPr>
            <w:rFonts w:ascii="Times New Roman" w:hAnsi="Times New Roman" w:cs="Times New Roman"/>
          </w:rPr>
          <w:t xml:space="preserve"> </w:t>
        </w:r>
      </w:ins>
      <w:ins w:id="261" w:author="Elash, Brenden" w:date="2015-09-16T17:03:00Z">
        <w:r w:rsidR="00007AAA">
          <w:rPr>
            <w:rFonts w:ascii="Times New Roman" w:hAnsi="Times New Roman" w:cs="Times New Roman"/>
          </w:rPr>
          <w:t xml:space="preserve">were used </w:t>
        </w:r>
      </w:ins>
      <w:ins w:id="262" w:author="Elash, Brenden" w:date="2015-09-16T16:56:00Z">
        <w:r w:rsidR="00007AAA">
          <w:rPr>
            <w:rFonts w:ascii="Times New Roman" w:hAnsi="Times New Roman" w:cs="Times New Roman"/>
          </w:rPr>
          <w:t xml:space="preserve">to </w:t>
        </w:r>
      </w:ins>
      <w:ins w:id="263" w:author="Elash, Brenden" w:date="2015-09-16T17:00:00Z">
        <w:r w:rsidR="00007AAA">
          <w:rPr>
            <w:rFonts w:ascii="Times New Roman" w:hAnsi="Times New Roman" w:cs="Times New Roman"/>
          </w:rPr>
          <w:t>determine</w:t>
        </w:r>
      </w:ins>
      <w:ins w:id="264" w:author="Elash, Brenden" w:date="2015-09-16T16:56:00Z">
        <w:r w:rsidR="00007AAA">
          <w:rPr>
            <w:rFonts w:ascii="Times New Roman" w:hAnsi="Times New Roman" w:cs="Times New Roman"/>
          </w:rPr>
          <w:t xml:space="preserve"> the </w:t>
        </w:r>
      </w:ins>
      <w:ins w:id="265" w:author="Elash, Brenden" w:date="2015-09-16T17:00:00Z">
        <w:r w:rsidR="00007AAA">
          <w:rPr>
            <w:rFonts w:ascii="Times New Roman" w:hAnsi="Times New Roman" w:cs="Times New Roman"/>
          </w:rPr>
          <w:t>exposure</w:t>
        </w:r>
      </w:ins>
      <w:ins w:id="266" w:author="Elash, Brenden" w:date="2015-09-16T16:56:00Z">
        <w:r w:rsidR="00007AAA">
          <w:rPr>
            <w:rFonts w:ascii="Times New Roman" w:hAnsi="Times New Roman" w:cs="Times New Roman"/>
          </w:rPr>
          <w:t xml:space="preserve"> time where the CCD well would be three </w:t>
        </w:r>
      </w:ins>
      <w:ins w:id="267" w:author="Elash, Brenden" w:date="2015-09-16T17:00:00Z">
        <w:r w:rsidR="00007AAA">
          <w:rPr>
            <w:rFonts w:ascii="Times New Roman" w:hAnsi="Times New Roman" w:cs="Times New Roman"/>
          </w:rPr>
          <w:t>quarters</w:t>
        </w:r>
      </w:ins>
      <w:ins w:id="268" w:author="Elash, Brenden" w:date="2015-09-16T16:56:00Z">
        <w:r w:rsidR="00007AAA">
          <w:rPr>
            <w:rFonts w:ascii="Times New Roman" w:hAnsi="Times New Roman" w:cs="Times New Roman"/>
          </w:rPr>
          <w:t xml:space="preserve"> </w:t>
        </w:r>
      </w:ins>
      <w:ins w:id="269" w:author="Elash, Brenden" w:date="2015-09-16T17:00:00Z">
        <w:r w:rsidR="00007AAA">
          <w:rPr>
            <w:rFonts w:ascii="Times New Roman" w:hAnsi="Times New Roman" w:cs="Times New Roman"/>
          </w:rPr>
          <w:t>full</w:t>
        </w:r>
      </w:ins>
      <w:ins w:id="270" w:author="Elash, Brenden" w:date="2015-09-17T10:40:00Z">
        <w:r w:rsidR="005F6F1B">
          <w:rPr>
            <w:rFonts w:ascii="Times New Roman" w:hAnsi="Times New Roman" w:cs="Times New Roman"/>
          </w:rPr>
          <w:t xml:space="preserve"> from the ground</w:t>
        </w:r>
      </w:ins>
      <w:ins w:id="271" w:author="Elash, Brenden" w:date="2015-09-16T17:00:00Z">
        <w:r w:rsidR="00007AAA">
          <w:rPr>
            <w:rFonts w:ascii="Times New Roman" w:hAnsi="Times New Roman" w:cs="Times New Roman"/>
          </w:rPr>
          <w:t xml:space="preserve">. </w:t>
        </w:r>
      </w:ins>
      <w:ins w:id="272" w:author="Elash, Brenden" w:date="2015-09-16T17:33:00Z">
        <w:r w:rsidR="00392EC8">
          <w:rPr>
            <w:rFonts w:ascii="Times New Roman" w:hAnsi="Times New Roman" w:cs="Times New Roman"/>
          </w:rPr>
          <w:t>Then</w:t>
        </w:r>
      </w:ins>
      <w:ins w:id="273" w:author="Elash, Brenden" w:date="2015-09-16T17:03:00Z">
        <w:r w:rsidR="00007AAA">
          <w:rPr>
            <w:rFonts w:ascii="Times New Roman" w:hAnsi="Times New Roman" w:cs="Times New Roman"/>
          </w:rPr>
          <w:t xml:space="preserve"> </w:t>
        </w:r>
      </w:ins>
      <w:ins w:id="274" w:author="Elash, Brenden" w:date="2015-09-16T17:00:00Z">
        <w:r w:rsidR="00007AAA">
          <w:rPr>
            <w:rFonts w:ascii="Times New Roman" w:hAnsi="Times New Roman" w:cs="Times New Roman"/>
          </w:rPr>
          <w:t>SASKTRAN-HR comput</w:t>
        </w:r>
      </w:ins>
      <w:ins w:id="275" w:author="Elash, Brenden" w:date="2015-09-16T17:03:00Z">
        <w:r w:rsidR="00007AAA">
          <w:rPr>
            <w:rFonts w:ascii="Times New Roman" w:hAnsi="Times New Roman" w:cs="Times New Roman"/>
          </w:rPr>
          <w:t>ed</w:t>
        </w:r>
      </w:ins>
      <w:ins w:id="276" w:author="Elash, Brenden" w:date="2015-09-16T17:00:00Z">
        <w:r w:rsidR="00007AAA">
          <w:rPr>
            <w:rFonts w:ascii="Times New Roman" w:hAnsi="Times New Roman" w:cs="Times New Roman"/>
          </w:rPr>
          <w:t xml:space="preserve"> the </w:t>
        </w:r>
      </w:ins>
      <w:ins w:id="277" w:author="Elash, Brenden" w:date="2015-09-16T17:01:00Z">
        <w:r w:rsidR="00007AAA">
          <w:rPr>
            <w:rFonts w:ascii="Times New Roman" w:hAnsi="Times New Roman" w:cs="Times New Roman"/>
          </w:rPr>
          <w:t xml:space="preserve">ratio </w:t>
        </w:r>
      </w:ins>
      <w:ins w:id="278" w:author="Elash, Brenden" w:date="2015-09-16T17:33:00Z">
        <w:r w:rsidR="00392EC8">
          <w:rPr>
            <w:rFonts w:ascii="Times New Roman" w:hAnsi="Times New Roman" w:cs="Times New Roman"/>
          </w:rPr>
          <w:t xml:space="preserve">of the </w:t>
        </w:r>
      </w:ins>
      <w:ins w:id="279" w:author="Elash, Brenden" w:date="2015-09-16T17:00:00Z">
        <w:r w:rsidR="00007AAA">
          <w:rPr>
            <w:rFonts w:ascii="Times New Roman" w:hAnsi="Times New Roman" w:cs="Times New Roman"/>
          </w:rPr>
          <w:t xml:space="preserve">modeled radiances from </w:t>
        </w:r>
      </w:ins>
      <w:ins w:id="280" w:author="Elash, Brenden" w:date="2015-09-16T17:01:00Z">
        <w:r w:rsidR="00007AAA">
          <w:rPr>
            <w:rFonts w:ascii="Times New Roman" w:hAnsi="Times New Roman" w:cs="Times New Roman"/>
          </w:rPr>
          <w:t>a balloon</w:t>
        </w:r>
      </w:ins>
      <w:ins w:id="281" w:author="Elash, Brenden" w:date="2015-09-16T17:00:00Z">
        <w:r w:rsidR="00007AAA">
          <w:rPr>
            <w:rFonts w:ascii="Times New Roman" w:hAnsi="Times New Roman" w:cs="Times New Roman"/>
          </w:rPr>
          <w:t xml:space="preserve"> geometry </w:t>
        </w:r>
      </w:ins>
      <w:ins w:id="282" w:author="Elash, Brenden" w:date="2015-09-16T17:01:00Z">
        <w:r w:rsidR="00007AAA">
          <w:rPr>
            <w:rFonts w:ascii="Times New Roman" w:hAnsi="Times New Roman" w:cs="Times New Roman"/>
          </w:rPr>
          <w:t>to the</w:t>
        </w:r>
      </w:ins>
      <w:ins w:id="283" w:author="Elash, Brenden" w:date="2015-09-16T17:00:00Z">
        <w:r w:rsidR="00007AAA">
          <w:rPr>
            <w:rFonts w:ascii="Times New Roman" w:hAnsi="Times New Roman" w:cs="Times New Roman"/>
          </w:rPr>
          <w:t xml:space="preserve"> </w:t>
        </w:r>
      </w:ins>
      <w:ins w:id="284" w:author="Elash, Brenden" w:date="2015-09-16T17:01:00Z">
        <w:r w:rsidR="00007AAA">
          <w:rPr>
            <w:rFonts w:ascii="Times New Roman" w:hAnsi="Times New Roman" w:cs="Times New Roman"/>
          </w:rPr>
          <w:t xml:space="preserve">ground geometry </w:t>
        </w:r>
      </w:ins>
      <w:ins w:id="285" w:author="Elash, Brenden" w:date="2015-09-16T17:03:00Z">
        <w:r w:rsidR="00007AAA">
          <w:rPr>
            <w:rFonts w:ascii="Times New Roman" w:hAnsi="Times New Roman" w:cs="Times New Roman"/>
          </w:rPr>
          <w:t xml:space="preserve">to </w:t>
        </w:r>
      </w:ins>
      <w:ins w:id="286" w:author="Elash, Brenden" w:date="2015-09-16T17:08:00Z">
        <w:r w:rsidR="009F3816">
          <w:rPr>
            <w:rFonts w:ascii="Times New Roman" w:hAnsi="Times New Roman" w:cs="Times New Roman"/>
          </w:rPr>
          <w:t>scale the ground exposure times to</w:t>
        </w:r>
      </w:ins>
      <w:ins w:id="287" w:author="Elash, Brenden" w:date="2015-09-16T17:03:00Z">
        <w:r w:rsidR="00007AAA">
          <w:rPr>
            <w:rFonts w:ascii="Times New Roman" w:hAnsi="Times New Roman" w:cs="Times New Roman"/>
          </w:rPr>
          <w:t xml:space="preserve"> </w:t>
        </w:r>
      </w:ins>
      <w:ins w:id="288" w:author="Elash, Brenden" w:date="2015-09-16T17:33:00Z">
        <w:r w:rsidR="00392EC8">
          <w:rPr>
            <w:rFonts w:ascii="Times New Roman" w:hAnsi="Times New Roman" w:cs="Times New Roman"/>
          </w:rPr>
          <w:t>estimated</w:t>
        </w:r>
      </w:ins>
      <w:ins w:id="289" w:author="Elash, Brenden" w:date="2015-09-16T17:03:00Z">
        <w:r w:rsidR="00007AAA">
          <w:rPr>
            <w:rFonts w:ascii="Times New Roman" w:hAnsi="Times New Roman" w:cs="Times New Roman"/>
          </w:rPr>
          <w:t xml:space="preserve"> </w:t>
        </w:r>
      </w:ins>
      <w:ins w:id="290" w:author="Elash, Brenden" w:date="2015-09-16T17:33:00Z">
        <w:r w:rsidR="00392EC8">
          <w:rPr>
            <w:rFonts w:ascii="Times New Roman" w:hAnsi="Times New Roman" w:cs="Times New Roman"/>
          </w:rPr>
          <w:t xml:space="preserve">balloon </w:t>
        </w:r>
      </w:ins>
      <w:ins w:id="291" w:author="Elash, Brenden" w:date="2015-09-16T17:04:00Z">
        <w:r w:rsidR="00007AAA">
          <w:rPr>
            <w:rFonts w:ascii="Times New Roman" w:hAnsi="Times New Roman" w:cs="Times New Roman"/>
          </w:rPr>
          <w:t>flight</w:t>
        </w:r>
      </w:ins>
      <w:ins w:id="292" w:author="Elash, Brenden" w:date="2015-09-16T17:03:00Z">
        <w:r w:rsidR="00007AAA">
          <w:rPr>
            <w:rFonts w:ascii="Times New Roman" w:hAnsi="Times New Roman" w:cs="Times New Roman"/>
          </w:rPr>
          <w:t xml:space="preserve"> </w:t>
        </w:r>
      </w:ins>
      <w:ins w:id="293" w:author="Elash, Brenden" w:date="2015-09-16T17:04:00Z">
        <w:r w:rsidR="00007AAA">
          <w:rPr>
            <w:rFonts w:ascii="Times New Roman" w:hAnsi="Times New Roman" w:cs="Times New Roman"/>
          </w:rPr>
          <w:t>exposure times</w:t>
        </w:r>
      </w:ins>
      <w:ins w:id="294" w:author="Elash, Brenden" w:date="2015-09-16T17:01:00Z">
        <w:r w:rsidR="00007AAA">
          <w:rPr>
            <w:rFonts w:ascii="Times New Roman" w:hAnsi="Times New Roman" w:cs="Times New Roman"/>
          </w:rPr>
          <w:t xml:space="preserve">. </w:t>
        </w:r>
      </w:ins>
      <w:ins w:id="295" w:author="Elash, Brenden" w:date="2015-09-16T17:04:00Z">
        <w:r w:rsidR="00007AAA">
          <w:rPr>
            <w:rFonts w:ascii="Times New Roman" w:hAnsi="Times New Roman" w:cs="Times New Roman"/>
          </w:rPr>
          <w:t xml:space="preserve">ALI </w:t>
        </w:r>
      </w:ins>
      <w:ins w:id="296" w:author="Elash, Brenden" w:date="2015-09-16T17:05:00Z">
        <w:r w:rsidR="00007AAA">
          <w:rPr>
            <w:rFonts w:ascii="Times New Roman" w:hAnsi="Times New Roman" w:cs="Times New Roman"/>
          </w:rPr>
          <w:t xml:space="preserve">entrance pupil was </w:t>
        </w:r>
      </w:ins>
      <w:ins w:id="297" w:author="Elash, Brenden" w:date="2015-09-16T17:06:00Z">
        <w:r w:rsidR="009F3816">
          <w:rPr>
            <w:rFonts w:ascii="Times New Roman" w:hAnsi="Times New Roman" w:cs="Times New Roman"/>
          </w:rPr>
          <w:t>selected at 9.91 mm</w:t>
        </w:r>
      </w:ins>
      <w:ins w:id="298" w:author="Elash, Brenden" w:date="2015-09-16T17:05:00Z">
        <w:r w:rsidR="00007AAA">
          <w:rPr>
            <w:rFonts w:ascii="Times New Roman" w:hAnsi="Times New Roman" w:cs="Times New Roman"/>
          </w:rPr>
          <w:t xml:space="preserve"> to </w:t>
        </w:r>
      </w:ins>
      <w:ins w:id="299" w:author="Elash, Brenden" w:date="2015-09-16T17:06:00Z">
        <w:r w:rsidR="009F3816">
          <w:rPr>
            <w:rFonts w:ascii="Times New Roman" w:hAnsi="Times New Roman" w:cs="Times New Roman"/>
          </w:rPr>
          <w:t>yield estimate</w:t>
        </w:r>
      </w:ins>
      <w:ins w:id="300" w:author="Elash, Brenden" w:date="2015-09-16T17:05:00Z">
        <w:r w:rsidR="00007AAA">
          <w:rPr>
            <w:rFonts w:ascii="Times New Roman" w:hAnsi="Times New Roman" w:cs="Times New Roman"/>
          </w:rPr>
          <w:t xml:space="preserve"> flight exposure times </w:t>
        </w:r>
      </w:ins>
      <w:ins w:id="301" w:author="Elash, Brenden" w:date="2015-09-16T17:34:00Z">
        <w:r w:rsidR="00392EC8">
          <w:rPr>
            <w:rFonts w:ascii="Times New Roman" w:hAnsi="Times New Roman" w:cs="Times New Roman"/>
          </w:rPr>
          <w:t>l</w:t>
        </w:r>
      </w:ins>
      <w:ins w:id="302" w:author="Elash, Brenden" w:date="2015-09-16T17:05:00Z">
        <w:r w:rsidR="00007AAA">
          <w:rPr>
            <w:rFonts w:ascii="Times New Roman" w:hAnsi="Times New Roman" w:cs="Times New Roman"/>
          </w:rPr>
          <w:t xml:space="preserve">ess than </w:t>
        </w:r>
      </w:ins>
      <w:ins w:id="303" w:author="Elash, Brenden" w:date="2015-09-17T10:40:00Z">
        <w:r w:rsidR="005F6F1B">
          <w:rPr>
            <w:rFonts w:ascii="Times New Roman" w:hAnsi="Times New Roman" w:cs="Times New Roman"/>
          </w:rPr>
          <w:t xml:space="preserve">approximately </w:t>
        </w:r>
      </w:ins>
      <w:ins w:id="304" w:author="Elash, Brenden" w:date="2015-09-16T17:06:00Z">
        <w:r w:rsidR="009F3816">
          <w:rPr>
            <w:rFonts w:ascii="Times New Roman" w:hAnsi="Times New Roman" w:cs="Times New Roman"/>
          </w:rPr>
          <w:t>five seconds.</w:t>
        </w:r>
      </w:ins>
      <w:ins w:id="305" w:author="Elash, Brenden" w:date="2015-09-16T17:04:00Z">
        <w:r w:rsidR="00007AAA">
          <w:rPr>
            <w:rFonts w:ascii="Times New Roman" w:hAnsi="Times New Roman" w:cs="Times New Roman"/>
          </w:rPr>
          <w:t xml:space="preserve"> </w:t>
        </w:r>
      </w:ins>
      <w:r w:rsidR="007A2289" w:rsidRPr="00007AAA">
        <w:rPr>
          <w:rFonts w:ascii="Times New Roman" w:hAnsi="Times New Roman" w:cs="Times New Roman"/>
        </w:rPr>
        <w:t>A</w:t>
      </w:r>
      <w:r w:rsidR="007A2289">
        <w:rPr>
          <w:rFonts w:ascii="Times New Roman" w:hAnsi="Times New Roman" w:cs="Times New Roman"/>
        </w:rPr>
        <w:t xml:space="preserve"> summary of the </w:t>
      </w:r>
      <w:r w:rsidR="00F31679" w:rsidRPr="00222E24">
        <w:rPr>
          <w:rFonts w:ascii="Times New Roman" w:hAnsi="Times New Roman" w:cs="Times New Roman"/>
        </w:rPr>
        <w:t xml:space="preserve">optical specification for </w:t>
      </w:r>
      <w:r w:rsidR="007A2289">
        <w:rPr>
          <w:rFonts w:ascii="Times New Roman" w:hAnsi="Times New Roman" w:cs="Times New Roman"/>
        </w:rPr>
        <w:t xml:space="preserve">the </w:t>
      </w:r>
      <w:r w:rsidR="00F31679" w:rsidRPr="00222E24">
        <w:rPr>
          <w:rFonts w:ascii="Times New Roman" w:hAnsi="Times New Roman" w:cs="Times New Roman"/>
        </w:rPr>
        <w:t xml:space="preserve">ALI </w:t>
      </w:r>
      <w:r w:rsidR="007A2289">
        <w:rPr>
          <w:rFonts w:ascii="Times New Roman" w:hAnsi="Times New Roman" w:cs="Times New Roman"/>
        </w:rPr>
        <w:t>prototype is given</w:t>
      </w:r>
      <w:r w:rsidR="00F31679" w:rsidRPr="00222E24">
        <w:rPr>
          <w:rFonts w:ascii="Times New Roman" w:hAnsi="Times New Roman" w:cs="Times New Roman"/>
        </w:rPr>
        <w:t xml:space="preserve"> in </w:t>
      </w:r>
      <w:r w:rsidR="001F4D4B">
        <w:rPr>
          <w:rFonts w:ascii="Times New Roman" w:hAnsi="Times New Roman" w:cs="Times New Roman"/>
        </w:rPr>
        <w:t>Table 1</w:t>
      </w:r>
      <w:r w:rsidR="00F31679" w:rsidRPr="00222E24">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3685"/>
        <w:gridCol w:w="1272"/>
      </w:tblGrid>
      <w:tr w:rsidR="001F4D4B" w14:paraId="3766CAC5" w14:textId="77777777" w:rsidTr="00AC2928">
        <w:trPr>
          <w:trHeight w:val="379"/>
          <w:jc w:val="center"/>
        </w:trPr>
        <w:tc>
          <w:tcPr>
            <w:tcW w:w="3685" w:type="dxa"/>
            <w:vAlign w:val="center"/>
          </w:tcPr>
          <w:p w14:paraId="7E379388" w14:textId="77777777"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14:paraId="3523BF18"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14:paraId="1FF70246" w14:textId="77777777" w:rsidTr="00AC2928">
        <w:trPr>
          <w:trHeight w:val="379"/>
          <w:jc w:val="center"/>
        </w:trPr>
        <w:tc>
          <w:tcPr>
            <w:tcW w:w="3685" w:type="dxa"/>
            <w:vAlign w:val="center"/>
          </w:tcPr>
          <w:p w14:paraId="7D7DB33E" w14:textId="77777777"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14:paraId="5A523CE5"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14:paraId="514D4D2C" w14:textId="77777777" w:rsidTr="00AC2928">
        <w:trPr>
          <w:trHeight w:val="380"/>
          <w:jc w:val="center"/>
        </w:trPr>
        <w:tc>
          <w:tcPr>
            <w:tcW w:w="3685" w:type="dxa"/>
            <w:vAlign w:val="center"/>
          </w:tcPr>
          <w:p w14:paraId="621EEC2D" w14:textId="77777777"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14:paraId="575775C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A95958" w14:paraId="48C1CCBD" w14:textId="77777777" w:rsidTr="00AC2928">
        <w:trPr>
          <w:trHeight w:val="380"/>
          <w:jc w:val="center"/>
          <w:ins w:id="306" w:author="Elash, Brenden" w:date="2015-09-16T16:49:00Z"/>
        </w:trPr>
        <w:tc>
          <w:tcPr>
            <w:tcW w:w="3685" w:type="dxa"/>
            <w:vAlign w:val="center"/>
          </w:tcPr>
          <w:p w14:paraId="1490F759" w14:textId="324A3211" w:rsidR="00A95958" w:rsidRDefault="00A95958" w:rsidP="00A95958">
            <w:pPr>
              <w:rPr>
                <w:ins w:id="307" w:author="Elash, Brenden" w:date="2015-09-16T16:49:00Z"/>
                <w:rFonts w:ascii="Times New Roman" w:hAnsi="Times New Roman" w:cs="Times New Roman"/>
              </w:rPr>
            </w:pPr>
            <w:ins w:id="308" w:author="Elash, Brenden" w:date="2015-09-16T16:51:00Z">
              <w:r>
                <w:rPr>
                  <w:rFonts w:ascii="Times New Roman" w:hAnsi="Times New Roman" w:cs="Times New Roman"/>
                </w:rPr>
                <w:t>Entrance</w:t>
              </w:r>
            </w:ins>
            <w:ins w:id="309" w:author="Elash, Brenden" w:date="2015-09-16T16:50:00Z">
              <w:r>
                <w:rPr>
                  <w:rFonts w:ascii="Times New Roman" w:hAnsi="Times New Roman" w:cs="Times New Roman"/>
                </w:rPr>
                <w:t xml:space="preserve"> </w:t>
              </w:r>
            </w:ins>
            <w:ins w:id="310" w:author="Elash, Brenden" w:date="2015-09-16T16:54:00Z">
              <w:r>
                <w:rPr>
                  <w:rFonts w:ascii="Times New Roman" w:hAnsi="Times New Roman" w:cs="Times New Roman"/>
                </w:rPr>
                <w:t>Pupil</w:t>
              </w:r>
            </w:ins>
            <w:ins w:id="311" w:author="Elash, Brenden" w:date="2015-09-16T16:50:00Z">
              <w:r>
                <w:rPr>
                  <w:rFonts w:ascii="Times New Roman" w:hAnsi="Times New Roman" w:cs="Times New Roman"/>
                </w:rPr>
                <w:t xml:space="preserve"> (mm)</w:t>
              </w:r>
            </w:ins>
          </w:p>
        </w:tc>
        <w:tc>
          <w:tcPr>
            <w:tcW w:w="1272" w:type="dxa"/>
            <w:vAlign w:val="center"/>
          </w:tcPr>
          <w:p w14:paraId="186DD645" w14:textId="12A65994" w:rsidR="00A95958" w:rsidRDefault="00A95958" w:rsidP="00AC2928">
            <w:pPr>
              <w:spacing w:line="360" w:lineRule="auto"/>
              <w:jc w:val="center"/>
              <w:rPr>
                <w:ins w:id="312" w:author="Elash, Brenden" w:date="2015-09-16T16:49:00Z"/>
                <w:rFonts w:ascii="Times New Roman" w:hAnsi="Times New Roman" w:cs="Times New Roman"/>
              </w:rPr>
            </w:pPr>
            <w:ins w:id="313" w:author="Elash, Brenden" w:date="2015-09-16T16:53:00Z">
              <w:r>
                <w:rPr>
                  <w:rFonts w:ascii="Times New Roman" w:hAnsi="Times New Roman" w:cs="Times New Roman"/>
                </w:rPr>
                <w:t>9.91</w:t>
              </w:r>
            </w:ins>
          </w:p>
        </w:tc>
      </w:tr>
      <w:tr w:rsidR="001F4D4B" w14:paraId="48F83F32" w14:textId="77777777" w:rsidTr="00AC2928">
        <w:trPr>
          <w:trHeight w:val="379"/>
          <w:jc w:val="center"/>
        </w:trPr>
        <w:tc>
          <w:tcPr>
            <w:tcW w:w="3685" w:type="dxa"/>
            <w:vAlign w:val="center"/>
          </w:tcPr>
          <w:p w14:paraId="1D966595" w14:textId="77777777"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14:paraId="2DC3BB6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14:paraId="1A8382F9" w14:textId="77777777" w:rsidTr="00AC2928">
        <w:trPr>
          <w:trHeight w:val="380"/>
          <w:jc w:val="center"/>
        </w:trPr>
        <w:tc>
          <w:tcPr>
            <w:tcW w:w="3685" w:type="dxa"/>
            <w:vAlign w:val="center"/>
          </w:tcPr>
          <w:p w14:paraId="769D3B86" w14:textId="77777777"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14:paraId="09018622"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14:paraId="7E06757A" w14:textId="77777777" w:rsidTr="00AC2928">
        <w:trPr>
          <w:trHeight w:val="379"/>
          <w:jc w:val="center"/>
        </w:trPr>
        <w:tc>
          <w:tcPr>
            <w:tcW w:w="3685" w:type="dxa"/>
            <w:vAlign w:val="center"/>
          </w:tcPr>
          <w:p w14:paraId="42443BE9" w14:textId="77777777"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14:paraId="4EBB2EFD"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14:paraId="78B0A0A9" w14:textId="77777777" w:rsidTr="00AC2928">
        <w:trPr>
          <w:trHeight w:val="380"/>
          <w:jc w:val="center"/>
        </w:trPr>
        <w:tc>
          <w:tcPr>
            <w:tcW w:w="3685" w:type="dxa"/>
            <w:vAlign w:val="center"/>
          </w:tcPr>
          <w:p w14:paraId="58D5B3CB" w14:textId="77777777"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14:paraId="195F50EF"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14:paraId="1D25DA6F" w14:textId="77777777" w:rsidTr="00AC2928">
        <w:trPr>
          <w:trHeight w:val="379"/>
          <w:jc w:val="center"/>
        </w:trPr>
        <w:tc>
          <w:tcPr>
            <w:tcW w:w="3685" w:type="dxa"/>
            <w:vAlign w:val="center"/>
          </w:tcPr>
          <w:p w14:paraId="2B106A4F" w14:textId="77777777"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14:paraId="2FCB165E"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14:paraId="3091C49F" w14:textId="77777777" w:rsidTr="00AC2928">
        <w:trPr>
          <w:trHeight w:val="380"/>
          <w:jc w:val="center"/>
        </w:trPr>
        <w:tc>
          <w:tcPr>
            <w:tcW w:w="3685" w:type="dxa"/>
            <w:vAlign w:val="center"/>
          </w:tcPr>
          <w:p w14:paraId="50399656" w14:textId="77777777"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14:paraId="4C493C0E" w14:textId="77777777"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14:paraId="6330D1F0" w14:textId="77777777"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14:paraId="62F2DDA5" w14:textId="6DBECAA6" w:rsidR="00F31679" w:rsidRPr="00222E24" w:rsidRDefault="001E0CC6" w:rsidP="00AC2928">
      <w:pPr>
        <w:spacing w:line="360" w:lineRule="auto"/>
        <w:ind w:firstLine="720"/>
        <w:jc w:val="both"/>
        <w:rPr>
          <w:rFonts w:ascii="Times New Roman" w:hAnsi="Times New Roman" w:cs="Times New Roman"/>
        </w:rPr>
      </w:pPr>
      <w:r>
        <w:rPr>
          <w:rFonts w:ascii="Times New Roman" w:hAnsi="Times New Roman" w:cs="Times New Roman"/>
        </w:rPr>
        <w:t xml:space="preserve">A long standing </w:t>
      </w:r>
      <w:r w:rsidR="00F31679" w:rsidRPr="00222E24">
        <w:rPr>
          <w:rFonts w:ascii="Times New Roman" w:hAnsi="Times New Roman" w:cs="Times New Roman"/>
        </w:rPr>
        <w:t xml:space="preserve">concern in the design of limb scatter instruments is the </w:t>
      </w:r>
      <w:r>
        <w:rPr>
          <w:rFonts w:ascii="Times New Roman" w:hAnsi="Times New Roman" w:cs="Times New Roman"/>
        </w:rPr>
        <w:t>effective rejection</w:t>
      </w:r>
      <w:r w:rsidRPr="00222E24">
        <w:rPr>
          <w:rFonts w:ascii="Times New Roman" w:hAnsi="Times New Roman" w:cs="Times New Roman"/>
        </w:rPr>
        <w:t xml:space="preserve"> </w:t>
      </w:r>
      <w:r w:rsidR="00F31679" w:rsidRPr="00222E24">
        <w:rPr>
          <w:rFonts w:ascii="Times New Roman" w:hAnsi="Times New Roman" w:cs="Times New Roman"/>
        </w:rPr>
        <w:t>of out-of-field stray light.</w:t>
      </w:r>
      <w:r>
        <w:rPr>
          <w:rFonts w:ascii="Times New Roman" w:hAnsi="Times New Roman" w:cs="Times New Roman"/>
        </w:rPr>
        <w:t xml:space="preserve">  This is due to the bright surface very near to the targeted limb in combination with the </w:t>
      </w:r>
      <w:r w:rsidR="00990B0F">
        <w:rPr>
          <w:rFonts w:ascii="Times New Roman" w:hAnsi="Times New Roman" w:cs="Times New Roman"/>
        </w:rPr>
        <w:t>exponentially</w:t>
      </w:r>
      <w:r>
        <w:rPr>
          <w:rFonts w:ascii="Times New Roman" w:hAnsi="Times New Roman" w:cs="Times New Roman"/>
        </w:rPr>
        <w:t xml:space="preserve"> dropping lim</w:t>
      </w:r>
      <w:r w:rsidR="000B289B">
        <w:rPr>
          <w:rFonts w:ascii="Times New Roman" w:hAnsi="Times New Roman" w:cs="Times New Roman"/>
        </w:rPr>
        <w:t xml:space="preserve">b signal with tangent altitude.  </w:t>
      </w:r>
      <w:r w:rsidR="00990B0F">
        <w:rPr>
          <w:rFonts w:ascii="Times New Roman" w:hAnsi="Times New Roman" w:cs="Times New Roman"/>
        </w:rPr>
        <w:t>For</w:t>
      </w:r>
      <w:del w:id="314" w:author="Elash, Brenden" w:date="2015-09-15T11:51:00Z">
        <w:r w:rsidR="00990B0F" w:rsidDel="00293CAB">
          <w:rPr>
            <w:rFonts w:ascii="Times New Roman" w:hAnsi="Times New Roman" w:cs="Times New Roman"/>
          </w:rPr>
          <w:delText xml:space="preserve"> the</w:delText>
        </w:r>
      </w:del>
      <w:r w:rsidR="00990B0F">
        <w:rPr>
          <w:rFonts w:ascii="Times New Roman" w:hAnsi="Times New Roman" w:cs="Times New Roman"/>
        </w:rPr>
        <w:t xml:space="preserve"> ALI test observations </w:t>
      </w:r>
      <w:r>
        <w:rPr>
          <w:rFonts w:ascii="Times New Roman" w:hAnsi="Times New Roman" w:cs="Times New Roman"/>
        </w:rPr>
        <w:t xml:space="preserve">from </w:t>
      </w:r>
      <w:r w:rsidR="00990B0F">
        <w:rPr>
          <w:rFonts w:ascii="Times New Roman" w:hAnsi="Times New Roman" w:cs="Times New Roman"/>
        </w:rPr>
        <w:t xml:space="preserve">the </w:t>
      </w:r>
      <w:r>
        <w:rPr>
          <w:rFonts w:ascii="Times New Roman" w:hAnsi="Times New Roman" w:cs="Times New Roman"/>
        </w:rPr>
        <w:t>stratospheric balloon, a</w:t>
      </w:r>
      <w:r w:rsidR="00F31679" w:rsidRPr="00222E24">
        <w:rPr>
          <w:rFonts w:ascii="Times New Roman" w:hAnsi="Times New Roman" w:cs="Times New Roman"/>
        </w:rPr>
        <w:t xml:space="preserve"> front end baffle was </w:t>
      </w:r>
      <w:r>
        <w:rPr>
          <w:rFonts w:ascii="Times New Roman" w:hAnsi="Times New Roman" w:cs="Times New Roman"/>
        </w:rPr>
        <w:t xml:space="preserve">incorporated.  This was </w:t>
      </w:r>
      <w:r w:rsidR="00F31679" w:rsidRPr="00222E24">
        <w:rPr>
          <w:rFonts w:ascii="Times New Roman" w:hAnsi="Times New Roman" w:cs="Times New Roman"/>
        </w:rPr>
        <w:t>design</w:t>
      </w:r>
      <w:r>
        <w:rPr>
          <w:rFonts w:ascii="Times New Roman" w:hAnsi="Times New Roman" w:cs="Times New Roman"/>
        </w:rPr>
        <w:t>ed to</w:t>
      </w:r>
      <w:r w:rsidR="00F31679" w:rsidRPr="00222E24">
        <w:rPr>
          <w:rFonts w:ascii="Times New Roman" w:hAnsi="Times New Roman" w:cs="Times New Roman"/>
        </w:rPr>
        <w:t xml:space="preserve"> minimize the percentage of out-of-field light that </w:t>
      </w:r>
      <w:r>
        <w:rPr>
          <w:rFonts w:ascii="Times New Roman" w:hAnsi="Times New Roman" w:cs="Times New Roman"/>
        </w:rPr>
        <w:t>can</w:t>
      </w:r>
      <w:r w:rsidRPr="00222E24">
        <w:rPr>
          <w:rFonts w:ascii="Times New Roman" w:hAnsi="Times New Roman" w:cs="Times New Roman"/>
        </w:rPr>
        <w:t xml:space="preserve"> </w:t>
      </w:r>
      <w:r>
        <w:rPr>
          <w:rFonts w:ascii="Times New Roman" w:hAnsi="Times New Roman" w:cs="Times New Roman"/>
        </w:rPr>
        <w:t>reach</w:t>
      </w:r>
      <w:r w:rsidR="00F31679" w:rsidRPr="00222E24">
        <w:rPr>
          <w:rFonts w:ascii="Times New Roman" w:hAnsi="Times New Roman" w:cs="Times New Roman"/>
        </w:rPr>
        <w:t xml:space="preserve"> the aperture without encountering at least three baffle surfaces. To further reduce the unwanted signal, </w:t>
      </w:r>
      <w:r>
        <w:rPr>
          <w:rFonts w:ascii="Times New Roman" w:hAnsi="Times New Roman" w:cs="Times New Roman"/>
        </w:rPr>
        <w:t>each</w:t>
      </w:r>
      <w:r w:rsidRPr="00222E24">
        <w:rPr>
          <w:rFonts w:ascii="Times New Roman" w:hAnsi="Times New Roman" w:cs="Times New Roman"/>
        </w:rPr>
        <w:t xml:space="preserve"> </w:t>
      </w:r>
      <w:r w:rsidR="00F31679" w:rsidRPr="00222E24">
        <w:rPr>
          <w:rFonts w:ascii="Times New Roman" w:hAnsi="Times New Roman" w:cs="Times New Roman"/>
        </w:rPr>
        <w:t xml:space="preserve">baffle maintains a height to pitch ratio greater than 0.5 </w:t>
      </w:r>
      <w:r w:rsidR="00AC2928">
        <w:rPr>
          <w:rFonts w:ascii="Times New Roman" w:hAnsi="Times New Roman" w:cs="Times New Roman"/>
        </w:rPr>
        <w:t>(</w:t>
      </w:r>
      <w:r w:rsidR="00F31679"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00F31679" w:rsidRPr="00222E24">
        <w:rPr>
          <w:rFonts w:ascii="Times New Roman" w:hAnsi="Times New Roman" w:cs="Times New Roman"/>
        </w:rPr>
        <w:t>.</w:t>
      </w:r>
      <w:r w:rsidR="00452B79">
        <w:rPr>
          <w:rFonts w:ascii="Times New Roman" w:hAnsi="Times New Roman" w:cs="Times New Roman"/>
        </w:rPr>
        <w:t xml:space="preserve"> </w:t>
      </w:r>
      <w:del w:id="315" w:author="Elash, Brenden" w:date="2015-09-10T14:28:00Z">
        <w:r w:rsidR="00990B0F" w:rsidRPr="00485FB8" w:rsidDel="00485FB8">
          <w:rPr>
            <w:rFonts w:ascii="Times New Roman" w:hAnsi="Times New Roman" w:cs="Times New Roman"/>
          </w:rPr>
          <w:delText>(</w:delText>
        </w:r>
        <w:r w:rsidR="00990B0F" w:rsidRPr="00485FB8" w:rsidDel="00485FB8">
          <w:rPr>
            <w:rFonts w:ascii="Times New Roman" w:hAnsi="Times New Roman" w:cs="Times New Roman"/>
            <w:rPrChange w:id="316" w:author="Elash, Brenden" w:date="2015-09-10T14:28:00Z">
              <w:rPr>
                <w:rFonts w:ascii="Times New Roman" w:hAnsi="Times New Roman" w:cs="Times New Roman"/>
                <w:color w:val="FF0000"/>
              </w:rPr>
            </w:rPrChange>
          </w:rPr>
          <w:delText>Add baffle length and number of vein specs</w:delText>
        </w:r>
        <w:r w:rsidR="00990B0F" w:rsidRPr="00485FB8" w:rsidDel="00485FB8">
          <w:rPr>
            <w:rFonts w:ascii="Times New Roman" w:hAnsi="Times New Roman" w:cs="Times New Roman"/>
          </w:rPr>
          <w:delText>)</w:delText>
        </w:r>
      </w:del>
      <w:ins w:id="317" w:author="Elash, Brenden" w:date="2015-09-10T14:28:00Z">
        <w:r w:rsidR="00485FB8">
          <w:rPr>
            <w:rFonts w:ascii="Times New Roman" w:hAnsi="Times New Roman" w:cs="Times New Roman"/>
          </w:rPr>
          <w:t xml:space="preserve">The baffle was 300 mm long with </w:t>
        </w:r>
      </w:ins>
      <w:ins w:id="318" w:author="Elash, Brenden" w:date="2015-09-10T14:36:00Z">
        <w:r w:rsidR="00485FB8">
          <w:rPr>
            <w:rFonts w:ascii="Times New Roman" w:hAnsi="Times New Roman" w:cs="Times New Roman"/>
          </w:rPr>
          <w:t xml:space="preserve">a cross section of 70x70 mm and </w:t>
        </w:r>
      </w:ins>
      <w:ins w:id="319" w:author="Elash, Brenden" w:date="2015-09-10T14:28:00Z">
        <w:r w:rsidR="00485FB8">
          <w:rPr>
            <w:rFonts w:ascii="Times New Roman" w:hAnsi="Times New Roman" w:cs="Times New Roman"/>
          </w:rPr>
          <w:t>seven veins</w:t>
        </w:r>
      </w:ins>
      <w:ins w:id="320" w:author="Elash, Brenden" w:date="2015-09-10T14:37:00Z">
        <w:r w:rsidR="00244EEE">
          <w:rPr>
            <w:rFonts w:ascii="Times New Roman" w:hAnsi="Times New Roman" w:cs="Times New Roman"/>
          </w:rPr>
          <w:t xml:space="preserve"> spaced semi-equally</w:t>
        </w:r>
      </w:ins>
      <w:ins w:id="321" w:author="Elash, Brenden" w:date="2015-09-10T14:38:00Z">
        <w:r w:rsidR="00244EEE">
          <w:rPr>
            <w:rFonts w:ascii="Times New Roman" w:hAnsi="Times New Roman" w:cs="Times New Roman"/>
          </w:rPr>
          <w:t xml:space="preserve"> throughout</w:t>
        </w:r>
      </w:ins>
      <w:ins w:id="322" w:author="Elash, Brenden" w:date="2015-09-10T14:37:00Z">
        <w:r w:rsidR="00244EEE">
          <w:rPr>
            <w:rFonts w:ascii="Times New Roman" w:hAnsi="Times New Roman" w:cs="Times New Roman"/>
          </w:rPr>
          <w:t xml:space="preserve">. </w:t>
        </w:r>
      </w:ins>
      <w:r w:rsidR="00990B0F">
        <w:rPr>
          <w:rFonts w:ascii="Times New Roman" w:hAnsi="Times New Roman" w:cs="Times New Roman"/>
        </w:rPr>
        <w:t xml:space="preserve"> </w:t>
      </w:r>
      <w:r w:rsidR="00452B79">
        <w:rPr>
          <w:rFonts w:ascii="Times New Roman" w:hAnsi="Times New Roman" w:cs="Times New Roman"/>
        </w:rPr>
        <w:t>The</w:t>
      </w:r>
      <w:r>
        <w:rPr>
          <w:rFonts w:ascii="Times New Roman" w:hAnsi="Times New Roman" w:cs="Times New Roman"/>
        </w:rPr>
        <w:t xml:space="preserve"> effectiveness of the</w:t>
      </w:r>
      <w:r w:rsidR="00452B79">
        <w:rPr>
          <w:rFonts w:ascii="Times New Roman" w:hAnsi="Times New Roman" w:cs="Times New Roman"/>
        </w:rPr>
        <w:t xml:space="preserve"> baffle was </w:t>
      </w:r>
      <w:r>
        <w:rPr>
          <w:rFonts w:ascii="Times New Roman" w:hAnsi="Times New Roman" w:cs="Times New Roman"/>
        </w:rPr>
        <w:t xml:space="preserve">measured </w:t>
      </w:r>
      <w:r>
        <w:rPr>
          <w:rFonts w:ascii="Times New Roman" w:hAnsi="Times New Roman" w:cs="Times New Roman"/>
        </w:rPr>
        <w:lastRenderedPageBreak/>
        <w:t xml:space="preserve">against that of a </w:t>
      </w:r>
      <w:r w:rsidR="00452B79">
        <w:rPr>
          <w:rFonts w:ascii="Times New Roman" w:hAnsi="Times New Roman" w:cs="Times New Roman"/>
        </w:rPr>
        <w:t>simple aperture</w:t>
      </w:r>
      <w:r>
        <w:rPr>
          <w:rFonts w:ascii="Times New Roman" w:hAnsi="Times New Roman" w:cs="Times New Roman"/>
        </w:rPr>
        <w:t xml:space="preserve"> through laboratory testing</w:t>
      </w:r>
      <w:r w:rsidR="00452B79">
        <w:rPr>
          <w:rFonts w:ascii="Times New Roman" w:hAnsi="Times New Roman" w:cs="Times New Roman"/>
        </w:rPr>
        <w:t xml:space="preserve"> </w:t>
      </w:r>
      <w:r>
        <w:rPr>
          <w:rFonts w:ascii="Times New Roman" w:hAnsi="Times New Roman" w:cs="Times New Roman"/>
        </w:rPr>
        <w:t xml:space="preserve">yielding an </w:t>
      </w:r>
      <w:r w:rsidR="00452B79">
        <w:rPr>
          <w:rFonts w:ascii="Times New Roman" w:hAnsi="Times New Roman" w:cs="Times New Roman"/>
        </w:rPr>
        <w:t>approximate</w:t>
      </w:r>
      <w:r>
        <w:rPr>
          <w:rFonts w:ascii="Times New Roman" w:hAnsi="Times New Roman" w:cs="Times New Roman"/>
        </w:rPr>
        <w:t>ly</w:t>
      </w:r>
      <w:r w:rsidR="00452B79">
        <w:rPr>
          <w:rFonts w:ascii="Times New Roman" w:hAnsi="Times New Roman" w:cs="Times New Roman"/>
        </w:rPr>
        <w:t xml:space="preserve"> </w:t>
      </w:r>
      <w:r w:rsidR="00624271">
        <w:rPr>
          <w:rFonts w:ascii="Times New Roman" w:hAnsi="Times New Roman" w:cs="Times New Roman"/>
        </w:rPr>
        <w:t>8</w:t>
      </w:r>
      <w:r w:rsidR="00452B79">
        <w:rPr>
          <w:rFonts w:ascii="Times New Roman" w:hAnsi="Times New Roman" w:cs="Times New Roman"/>
        </w:rPr>
        <w:t xml:space="preserve"> fold decrease in measured </w:t>
      </w:r>
      <w:r>
        <w:rPr>
          <w:rFonts w:ascii="Times New Roman" w:hAnsi="Times New Roman" w:cs="Times New Roman"/>
        </w:rPr>
        <w:t xml:space="preserve">out-of-field </w:t>
      </w:r>
      <w:r w:rsidR="00452B79">
        <w:rPr>
          <w:rFonts w:ascii="Times New Roman" w:hAnsi="Times New Roman" w:cs="Times New Roman"/>
        </w:rPr>
        <w:t xml:space="preserve">stray light. </w:t>
      </w:r>
      <w:r>
        <w:rPr>
          <w:rFonts w:ascii="Times New Roman" w:hAnsi="Times New Roman" w:cs="Times New Roman"/>
        </w:rPr>
        <w:t xml:space="preserve"> </w:t>
      </w:r>
    </w:p>
    <w:p w14:paraId="65E45207" w14:textId="4EC63B06" w:rsidR="005243FD" w:rsidRPr="00E42707" w:rsidRDefault="00F31679" w:rsidP="005243FD">
      <w:pPr>
        <w:spacing w:line="360" w:lineRule="auto"/>
        <w:ind w:firstLine="720"/>
        <w:jc w:val="both"/>
        <w:rPr>
          <w:rFonts w:ascii="Times New Roman" w:hAnsi="Times New Roman" w:cs="Times New Roman"/>
        </w:rPr>
      </w:pPr>
      <w:r w:rsidRPr="00222E24">
        <w:rPr>
          <w:rFonts w:ascii="Times New Roman" w:hAnsi="Times New Roman" w:cs="Times New Roman"/>
        </w:rPr>
        <w:t xml:space="preserve">A SolidWorks rendition of the completed ALI </w:t>
      </w:r>
      <w:r w:rsidR="00B770E6">
        <w:rPr>
          <w:rFonts w:ascii="Times New Roman" w:hAnsi="Times New Roman" w:cs="Times New Roman"/>
        </w:rPr>
        <w:t xml:space="preserve">prototype is shown </w:t>
      </w:r>
      <w:r w:rsidRPr="00222E24">
        <w:rPr>
          <w:rFonts w:ascii="Times New Roman" w:hAnsi="Times New Roman" w:cs="Times New Roman"/>
        </w:rPr>
        <w:t xml:space="preserve">in </w:t>
      </w:r>
      <w:r w:rsidR="00AC2928">
        <w:rPr>
          <w:rFonts w:ascii="Times New Roman" w:hAnsi="Times New Roman" w:cs="Times New Roman"/>
        </w:rPr>
        <w:t xml:space="preserve">Figure </w:t>
      </w:r>
      <w:del w:id="323" w:author="Elash, Brenden" w:date="2015-09-16T16:09:00Z">
        <w:r w:rsidR="00AC2928" w:rsidDel="0033228C">
          <w:rPr>
            <w:rFonts w:ascii="Times New Roman" w:hAnsi="Times New Roman" w:cs="Times New Roman"/>
          </w:rPr>
          <w:delText>7</w:delText>
        </w:r>
      </w:del>
      <w:ins w:id="324" w:author="Elash, Brenden" w:date="2015-09-16T16:09:00Z">
        <w:r w:rsidR="0033228C">
          <w:rPr>
            <w:rFonts w:ascii="Times New Roman" w:hAnsi="Times New Roman" w:cs="Times New Roman"/>
          </w:rPr>
          <w:t>5</w:t>
        </w:r>
      </w:ins>
      <w:r w:rsidRPr="00222E24">
        <w:rPr>
          <w:rFonts w:ascii="Times New Roman" w:hAnsi="Times New Roman" w:cs="Times New Roman"/>
        </w:rPr>
        <w:t xml:space="preserve">. </w:t>
      </w:r>
      <w:r w:rsidR="00B770E6">
        <w:rPr>
          <w:rFonts w:ascii="Times New Roman" w:hAnsi="Times New Roman" w:cs="Times New Roman"/>
        </w:rPr>
        <w:t xml:space="preserve">The base plate of the instrument is </w:t>
      </w:r>
      <w:r w:rsidRPr="00222E24">
        <w:rPr>
          <w:rFonts w:ascii="Times New Roman" w:hAnsi="Times New Roman" w:cs="Times New Roman"/>
        </w:rPr>
        <w:t>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w:t>
      </w:r>
      <w:r w:rsidR="00B770E6">
        <w:rPr>
          <w:rFonts w:ascii="Times New Roman" w:hAnsi="Times New Roman" w:cs="Times New Roman"/>
        </w:rPr>
        <w:t xml:space="preserve"> once mounted on the level balloon gondola.</w:t>
      </w:r>
      <w:r w:rsidRPr="00222E24">
        <w:rPr>
          <w:rFonts w:ascii="Times New Roman" w:hAnsi="Times New Roman" w:cs="Times New Roman"/>
        </w:rPr>
        <w:t xml:space="preserve"> </w:t>
      </w:r>
      <w:r w:rsidR="00990B0F">
        <w:rPr>
          <w:rFonts w:ascii="Times New Roman" w:hAnsi="Times New Roman" w:cs="Times New Roman"/>
        </w:rPr>
        <w:t xml:space="preserve"> With the simple off-the-shelf</w:t>
      </w:r>
      <w:r w:rsidR="00B770E6">
        <w:rPr>
          <w:rFonts w:ascii="Times New Roman" w:hAnsi="Times New Roman" w:cs="Times New Roman"/>
        </w:rPr>
        <w:t xml:space="preserve"> optics t</w:t>
      </w:r>
      <w:r w:rsidR="00E42707" w:rsidRPr="00E42707">
        <w:rPr>
          <w:rFonts w:ascii="Times New Roman" w:hAnsi="Times New Roman" w:cs="Times New Roman"/>
        </w:rPr>
        <w:t xml:space="preserve">he </w:t>
      </w:r>
      <w:r w:rsidR="00B770E6">
        <w:rPr>
          <w:rFonts w:ascii="Times New Roman" w:hAnsi="Times New Roman" w:cs="Times New Roman"/>
        </w:rPr>
        <w:t xml:space="preserve">operating </w:t>
      </w:r>
      <w:r w:rsidR="00E42707" w:rsidRPr="00E42707">
        <w:rPr>
          <w:rFonts w:ascii="Times New Roman" w:hAnsi="Times New Roman" w:cs="Times New Roman"/>
        </w:rPr>
        <w:t xml:space="preserve">temperature of ALI during the mission was </w:t>
      </w:r>
      <w:r w:rsidR="00B770E6">
        <w:rPr>
          <w:rFonts w:ascii="Times New Roman" w:hAnsi="Times New Roman" w:cs="Times New Roman"/>
        </w:rPr>
        <w:t>not actively controlled, although the instrument temperature is monitored in several locations along the optical chain and at the detector</w:t>
      </w:r>
      <w:r w:rsidR="00990B0F">
        <w:rPr>
          <w:rFonts w:ascii="Times New Roman" w:hAnsi="Times New Roman" w:cs="Times New Roman"/>
        </w:rPr>
        <w:t xml:space="preserve"> for later analysis</w:t>
      </w:r>
      <w:r w:rsidR="00B770E6">
        <w:rPr>
          <w:rFonts w:ascii="Times New Roman" w:hAnsi="Times New Roman" w:cs="Times New Roman"/>
        </w:rPr>
        <w:t>. A simple covering of insulating</w:t>
      </w:r>
      <w:r w:rsidR="00E42707" w:rsidRPr="00E42707">
        <w:rPr>
          <w:rFonts w:ascii="Times New Roman" w:hAnsi="Times New Roman" w:cs="Times New Roman"/>
        </w:rPr>
        <w:t xml:space="preserve"> foam </w:t>
      </w:r>
      <w:r w:rsidR="00B770E6">
        <w:rPr>
          <w:rFonts w:ascii="Times New Roman" w:hAnsi="Times New Roman" w:cs="Times New Roman"/>
        </w:rPr>
        <w:t>with a</w:t>
      </w:r>
      <w:r w:rsidR="00E42707" w:rsidRPr="00E42707">
        <w:rPr>
          <w:rFonts w:ascii="Times New Roman" w:hAnsi="Times New Roman" w:cs="Times New Roman"/>
        </w:rPr>
        <w:t xml:space="preserve"> reflecti</w:t>
      </w:r>
      <w:r w:rsidR="00990B0F">
        <w:rPr>
          <w:rFonts w:ascii="Times New Roman" w:hAnsi="Times New Roman" w:cs="Times New Roman"/>
        </w:rPr>
        <w:t>ve</w:t>
      </w:r>
      <w:r w:rsidR="00E42707" w:rsidRPr="00E42707">
        <w:rPr>
          <w:rFonts w:ascii="Times New Roman" w:hAnsi="Times New Roman" w:cs="Times New Roman"/>
        </w:rPr>
        <w:t xml:space="preserve"> </w:t>
      </w:r>
      <w:r w:rsidR="00B770E6">
        <w:rPr>
          <w:rFonts w:ascii="Times New Roman" w:hAnsi="Times New Roman" w:cs="Times New Roman"/>
        </w:rPr>
        <w:t xml:space="preserve">coating was used </w:t>
      </w:r>
      <w:r w:rsidR="00E42707" w:rsidRPr="00E42707">
        <w:rPr>
          <w:rFonts w:ascii="Times New Roman" w:hAnsi="Times New Roman" w:cs="Times New Roman"/>
        </w:rPr>
        <w:t xml:space="preserve">to reduce </w:t>
      </w:r>
      <w:r w:rsidR="00B770E6">
        <w:rPr>
          <w:rFonts w:ascii="Times New Roman" w:hAnsi="Times New Roman" w:cs="Times New Roman"/>
        </w:rPr>
        <w:t xml:space="preserve">temperature extremes due to the cold ambient environment and direct </w:t>
      </w:r>
      <w:r w:rsidR="00E42707" w:rsidRPr="00E42707">
        <w:rPr>
          <w:rFonts w:ascii="Times New Roman" w:hAnsi="Times New Roman" w:cs="Times New Roman"/>
        </w:rPr>
        <w:t>solar heating.</w:t>
      </w:r>
    </w:p>
    <w:p w14:paraId="4CF19F4E" w14:textId="39AB0210" w:rsidR="00F31679" w:rsidRDefault="00CA4C7E" w:rsidP="00AC2928">
      <w:pPr>
        <w:spacing w:line="360" w:lineRule="auto"/>
        <w:ind w:firstLine="720"/>
        <w:jc w:val="both"/>
        <w:rPr>
          <w:rFonts w:ascii="Times New Roman" w:hAnsi="Times New Roman" w:cs="Times New Roman"/>
        </w:rPr>
      </w:pPr>
      <w:r>
        <w:rPr>
          <w:rFonts w:ascii="Times New Roman" w:hAnsi="Times New Roman" w:cs="Times New Roman"/>
        </w:rPr>
        <w:t xml:space="preserve">Software and controlling hardware for the instrument was developed for autonomous or commanded control during the balloon flight. </w:t>
      </w:r>
      <w:r w:rsidR="00F31679" w:rsidRPr="00222E24">
        <w:rPr>
          <w:rFonts w:ascii="Times New Roman" w:hAnsi="Times New Roman" w:cs="Times New Roman"/>
        </w:rPr>
        <w:t xml:space="preserve"> </w:t>
      </w:r>
      <w:r>
        <w:rPr>
          <w:rFonts w:ascii="Times New Roman" w:hAnsi="Times New Roman" w:cs="Times New Roman"/>
        </w:rPr>
        <w:t xml:space="preserve">A </w:t>
      </w:r>
      <w:r w:rsidR="00F31679" w:rsidRPr="00222E24">
        <w:rPr>
          <w:rFonts w:ascii="Times New Roman" w:hAnsi="Times New Roman" w:cs="Times New Roman"/>
        </w:rPr>
        <w:t>Debian Linux operating system with C++ based software control</w:t>
      </w:r>
      <w:r>
        <w:rPr>
          <w:rFonts w:ascii="Times New Roman" w:hAnsi="Times New Roman" w:cs="Times New Roman"/>
        </w:rPr>
        <w:t>s</w:t>
      </w:r>
      <w:r w:rsidR="00F31679" w:rsidRPr="00222E24">
        <w:rPr>
          <w:rFonts w:ascii="Times New Roman" w:hAnsi="Times New Roman" w:cs="Times New Roman"/>
        </w:rPr>
        <w:t xml:space="preserve"> the hardware and science </w:t>
      </w:r>
      <w:r>
        <w:rPr>
          <w:rFonts w:ascii="Times New Roman" w:hAnsi="Times New Roman" w:cs="Times New Roman"/>
        </w:rPr>
        <w:t xml:space="preserve">data collection </w:t>
      </w:r>
      <w:r w:rsidR="00F31679" w:rsidRPr="00222E24">
        <w:rPr>
          <w:rFonts w:ascii="Times New Roman" w:hAnsi="Times New Roman" w:cs="Times New Roman"/>
        </w:rPr>
        <w:t xml:space="preserve">operation. The onboard computer </w:t>
      </w:r>
      <w:r>
        <w:rPr>
          <w:rFonts w:ascii="Times New Roman" w:hAnsi="Times New Roman" w:cs="Times New Roman"/>
        </w:rPr>
        <w:t>is</w:t>
      </w:r>
      <w:r w:rsidRPr="00222E24">
        <w:rPr>
          <w:rFonts w:ascii="Times New Roman" w:hAnsi="Times New Roman" w:cs="Times New Roman"/>
        </w:rPr>
        <w:t xml:space="preserve"> </w:t>
      </w:r>
      <w:r w:rsidR="00F31679" w:rsidRPr="00222E24">
        <w:rPr>
          <w:rFonts w:ascii="Times New Roman" w:hAnsi="Times New Roman" w:cs="Times New Roman"/>
        </w:rPr>
        <w:t xml:space="preserve">a VersaLogic PC-104 OCELOT computer with fanless operation </w:t>
      </w:r>
      <w:r>
        <w:rPr>
          <w:rFonts w:ascii="Times New Roman" w:hAnsi="Times New Roman" w:cs="Times New Roman"/>
        </w:rPr>
        <w:t xml:space="preserve">and </w:t>
      </w:r>
      <w:r w:rsidR="00F31679" w:rsidRPr="00222E24">
        <w:rPr>
          <w:rFonts w:ascii="Times New Roman" w:hAnsi="Times New Roman" w:cs="Times New Roman"/>
        </w:rPr>
        <w:t>a thermal operating range of -40 to 85</w:t>
      </w:r>
      <w:r w:rsidR="00D94EFD">
        <w:rPr>
          <w:rFonts w:ascii="Times New Roman" w:hAnsi="Times New Roman" w:cs="Times New Roman"/>
          <w:vertAlign w:val="superscript"/>
        </w:rPr>
        <w:t>o</w:t>
      </w:r>
      <w:r>
        <w:rPr>
          <w:rFonts w:ascii="Times New Roman" w:hAnsi="Times New Roman" w:cs="Times New Roman"/>
        </w:rPr>
        <w:t>C.</w:t>
      </w:r>
      <w:r w:rsidR="00F31679" w:rsidRPr="00222E24">
        <w:rPr>
          <w:rFonts w:ascii="Times New Roman" w:hAnsi="Times New Roman" w:cs="Times New Roman"/>
        </w:rPr>
        <w:t xml:space="preserve"> The onboard system </w:t>
      </w:r>
      <w:r>
        <w:rPr>
          <w:rFonts w:ascii="Times New Roman" w:hAnsi="Times New Roman" w:cs="Times New Roman"/>
        </w:rPr>
        <w:t xml:space="preserve">provides two-way </w:t>
      </w:r>
      <w:r w:rsidR="00F31679" w:rsidRPr="00222E24">
        <w:rPr>
          <w:rFonts w:ascii="Times New Roman" w:hAnsi="Times New Roman" w:cs="Times New Roman"/>
        </w:rPr>
        <w:t>communicat</w:t>
      </w:r>
      <w:r>
        <w:rPr>
          <w:rFonts w:ascii="Times New Roman" w:hAnsi="Times New Roman" w:cs="Times New Roman"/>
        </w:rPr>
        <w:t>ion</w:t>
      </w:r>
      <w:r w:rsidR="00F31679" w:rsidRPr="00222E24">
        <w:rPr>
          <w:rFonts w:ascii="Times New Roman" w:hAnsi="Times New Roman" w:cs="Times New Roman"/>
        </w:rPr>
        <w:t xml:space="preserve"> to a ground based station through UDP protocol and sends data, including images and </w:t>
      </w:r>
      <w:r w:rsidR="00D94EFD" w:rsidRPr="00222E24">
        <w:rPr>
          <w:rFonts w:ascii="Times New Roman" w:hAnsi="Times New Roman" w:cs="Times New Roman"/>
        </w:rPr>
        <w:t>housekeeping</w:t>
      </w:r>
      <w:r w:rsidR="00F31679" w:rsidRPr="00222E24">
        <w:rPr>
          <w:rFonts w:ascii="Times New Roman" w:hAnsi="Times New Roman" w:cs="Times New Roman"/>
        </w:rPr>
        <w:t xml:space="preserve"> information, to the ground, as well as receives commands from ground control.</w:t>
      </w:r>
    </w:p>
    <w:p w14:paraId="7E7C0495" w14:textId="1D0B4356" w:rsidR="000B3BFD" w:rsidRPr="00222E24" w:rsidRDefault="00F728EF" w:rsidP="00425B80">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our choice of a telescopic optical layout for ALI is </w:t>
      </w:r>
      <w:r w:rsidR="000B3BFD">
        <w:rPr>
          <w:rFonts w:ascii="Times New Roman" w:hAnsi="Times New Roman" w:cs="Times New Roman"/>
        </w:rPr>
        <w:t>actually the opposite choice of that made for the</w:t>
      </w:r>
      <w:r w:rsidR="000B3BFD" w:rsidRPr="00222E24">
        <w:rPr>
          <w:rFonts w:ascii="Times New Roman" w:hAnsi="Times New Roman" w:cs="Times New Roman"/>
        </w:rPr>
        <w:t xml:space="preserve"> </w:t>
      </w:r>
      <w:r w:rsidR="000B3BFD" w:rsidRPr="00F33AA5">
        <w:rPr>
          <w:rFonts w:ascii="Times New Roman" w:hAnsi="Times New Roman" w:cs="Times New Roman"/>
        </w:rPr>
        <w:t>ALTIUS</w:t>
      </w:r>
      <w:r w:rsidR="000B3BFD">
        <w:rPr>
          <w:rFonts w:ascii="Times New Roman" w:hAnsi="Times New Roman" w:cs="Times New Roman"/>
        </w:rPr>
        <w:t xml:space="preserve"> design</w:t>
      </w:r>
      <w:r w:rsidR="000B3BFD" w:rsidRPr="00F33AA5">
        <w:rPr>
          <w:rFonts w:ascii="Times New Roman" w:hAnsi="Times New Roman" w:cs="Times New Roman"/>
        </w:rPr>
        <w:t xml:space="preserve">, </w:t>
      </w:r>
      <w:r w:rsidR="000B3BFD">
        <w:rPr>
          <w:rFonts w:ascii="Times New Roman" w:hAnsi="Times New Roman" w:cs="Times New Roman"/>
        </w:rPr>
        <w:t xml:space="preserve">which </w:t>
      </w:r>
      <w:r w:rsidR="000B3BFD" w:rsidRPr="00F33AA5">
        <w:rPr>
          <w:rFonts w:ascii="Times New Roman" w:hAnsi="Times New Roman" w:cs="Times New Roman"/>
        </w:rPr>
        <w:t>uses a telecentric optical layout</w:t>
      </w:r>
      <w:r w:rsidR="000B3BFD">
        <w:rPr>
          <w:rFonts w:ascii="Times New Roman" w:hAnsi="Times New Roman" w:cs="Times New Roman"/>
        </w:rPr>
        <w:t xml:space="preserve">.  For that instrument, the need for spectral resolution for </w:t>
      </w:r>
      <w:r w:rsidR="00990B0F">
        <w:rPr>
          <w:rFonts w:ascii="Times New Roman" w:hAnsi="Times New Roman" w:cs="Times New Roman"/>
        </w:rPr>
        <w:t>trace gas</w:t>
      </w:r>
      <w:r w:rsidR="000B3BFD">
        <w:rPr>
          <w:rFonts w:ascii="Times New Roman" w:hAnsi="Times New Roman" w:cs="Times New Roman"/>
        </w:rPr>
        <w:t xml:space="preserve"> retrieval makes the decision to use telecentic optics quite </w:t>
      </w:r>
      <w:r w:rsidR="00990B0F">
        <w:rPr>
          <w:rFonts w:ascii="Times New Roman" w:hAnsi="Times New Roman" w:cs="Times New Roman"/>
        </w:rPr>
        <w:t>clear</w:t>
      </w:r>
      <w:r w:rsidR="000B3BFD" w:rsidRPr="00F33AA5">
        <w:rPr>
          <w:rFonts w:ascii="Times New Roman" w:hAnsi="Times New Roman" w:cs="Times New Roman"/>
        </w:rPr>
        <w:t xml:space="preserve"> (Dekemper et al., 2012). </w:t>
      </w:r>
      <w:r w:rsidR="00990B0F">
        <w:rPr>
          <w:rFonts w:ascii="Times New Roman" w:hAnsi="Times New Roman" w:cs="Times New Roman"/>
        </w:rPr>
        <w:t>Given that basic design difference,</w:t>
      </w:r>
      <w:r w:rsidR="000B3BFD">
        <w:rPr>
          <w:rFonts w:ascii="Times New Roman" w:hAnsi="Times New Roman" w:cs="Times New Roman"/>
        </w:rPr>
        <w:t xml:space="preserve"> </w:t>
      </w:r>
      <w:r w:rsidR="00990B0F">
        <w:rPr>
          <w:rFonts w:ascii="Times New Roman" w:hAnsi="Times New Roman" w:cs="Times New Roman"/>
        </w:rPr>
        <w:t>t</w:t>
      </w:r>
      <w:r w:rsidR="000B3BFD" w:rsidRPr="00F33AA5">
        <w:rPr>
          <w:rFonts w:ascii="Times New Roman" w:hAnsi="Times New Roman" w:cs="Times New Roman"/>
        </w:rPr>
        <w:t xml:space="preserve">he </w:t>
      </w:r>
      <w:r w:rsidR="000B3BFD">
        <w:rPr>
          <w:rFonts w:ascii="Times New Roman" w:hAnsi="Times New Roman" w:cs="Times New Roman"/>
        </w:rPr>
        <w:t xml:space="preserve">overall </w:t>
      </w:r>
      <w:r w:rsidR="000B3BFD" w:rsidRPr="00F33AA5">
        <w:rPr>
          <w:rFonts w:ascii="Times New Roman" w:hAnsi="Times New Roman" w:cs="Times New Roman"/>
        </w:rPr>
        <w:t xml:space="preserve">optical specifications are </w:t>
      </w:r>
      <w:r w:rsidR="000B3BFD">
        <w:rPr>
          <w:rFonts w:ascii="Times New Roman" w:hAnsi="Times New Roman" w:cs="Times New Roman"/>
        </w:rPr>
        <w:t xml:space="preserve">quite </w:t>
      </w:r>
      <w:r w:rsidR="000B3BFD" w:rsidRPr="00F33AA5">
        <w:rPr>
          <w:rFonts w:ascii="Times New Roman" w:hAnsi="Times New Roman" w:cs="Times New Roman"/>
        </w:rPr>
        <w:t xml:space="preserve">similar between </w:t>
      </w:r>
      <w:r w:rsidR="000B3BFD">
        <w:rPr>
          <w:rFonts w:ascii="Times New Roman" w:hAnsi="Times New Roman" w:cs="Times New Roman"/>
        </w:rPr>
        <w:t>the ALI and ALITUS prototype instruments (</w:t>
      </w:r>
      <w:r>
        <w:rPr>
          <w:rFonts w:ascii="Times New Roman" w:hAnsi="Times New Roman" w:cs="Times New Roman"/>
        </w:rPr>
        <w:t xml:space="preserve">again </w:t>
      </w:r>
      <w:r w:rsidR="000B3BFD">
        <w:rPr>
          <w:rFonts w:ascii="Times New Roman" w:hAnsi="Times New Roman" w:cs="Times New Roman"/>
        </w:rPr>
        <w:t>see Table 1 for</w:t>
      </w:r>
      <w:r>
        <w:rPr>
          <w:rFonts w:ascii="Times New Roman" w:hAnsi="Times New Roman" w:cs="Times New Roman"/>
        </w:rPr>
        <w:t xml:space="preserve"> ALI specifications), although t</w:t>
      </w:r>
      <w:r w:rsidR="000B3BFD" w:rsidRPr="00F33AA5">
        <w:rPr>
          <w:rFonts w:ascii="Times New Roman" w:hAnsi="Times New Roman" w:cs="Times New Roman"/>
        </w:rPr>
        <w:t xml:space="preserve">wo key differences </w:t>
      </w:r>
      <w:r w:rsidR="000B3BFD">
        <w:rPr>
          <w:rFonts w:ascii="Times New Roman" w:hAnsi="Times New Roman" w:cs="Times New Roman"/>
        </w:rPr>
        <w:t>are noted</w:t>
      </w:r>
      <w:r w:rsidR="000B3BFD" w:rsidRPr="00F33AA5">
        <w:rPr>
          <w:rFonts w:ascii="Times New Roman" w:hAnsi="Times New Roman" w:cs="Times New Roman"/>
        </w:rPr>
        <w:t xml:space="preserve">. First, by using a telescopic layout </w:t>
      </w:r>
      <w:r w:rsidR="000B3BFD">
        <w:rPr>
          <w:rFonts w:ascii="Times New Roman" w:hAnsi="Times New Roman" w:cs="Times New Roman"/>
        </w:rPr>
        <w:t xml:space="preserve">the </w:t>
      </w:r>
      <w:r w:rsidR="000B3BFD" w:rsidRPr="00F33AA5">
        <w:rPr>
          <w:rFonts w:ascii="Times New Roman" w:hAnsi="Times New Roman" w:cs="Times New Roman"/>
        </w:rPr>
        <w:t xml:space="preserve">maximum field of view </w:t>
      </w:r>
      <w:r w:rsidR="000B3BFD">
        <w:rPr>
          <w:rFonts w:ascii="Times New Roman" w:hAnsi="Times New Roman" w:cs="Times New Roman"/>
        </w:rPr>
        <w:t xml:space="preserve">for ALI </w:t>
      </w:r>
      <w:r w:rsidR="000B3BFD" w:rsidRPr="00F33AA5">
        <w:rPr>
          <w:rFonts w:ascii="Times New Roman" w:hAnsi="Times New Roman" w:cs="Times New Roman"/>
        </w:rPr>
        <w:t>is determined by choosing lenses to ensure light enters ALI within the acceptance angle of the AOTF</w:t>
      </w:r>
      <w:r w:rsidR="000B3BFD">
        <w:rPr>
          <w:rFonts w:ascii="Times New Roman" w:hAnsi="Times New Roman" w:cs="Times New Roman"/>
        </w:rPr>
        <w:t>.  This</w:t>
      </w:r>
      <w:r w:rsidR="000B3BFD" w:rsidRPr="00F33AA5">
        <w:rPr>
          <w:rFonts w:ascii="Times New Roman" w:hAnsi="Times New Roman" w:cs="Times New Roman"/>
        </w:rPr>
        <w:t xml:space="preserve"> allow</w:t>
      </w:r>
      <w:r w:rsidR="000B3BFD">
        <w:rPr>
          <w:rFonts w:ascii="Times New Roman" w:hAnsi="Times New Roman" w:cs="Times New Roman"/>
        </w:rPr>
        <w:t>s</w:t>
      </w:r>
      <w:r w:rsidR="000B3BFD" w:rsidRPr="00F33AA5">
        <w:rPr>
          <w:rFonts w:ascii="Times New Roman" w:hAnsi="Times New Roman" w:cs="Times New Roman"/>
        </w:rPr>
        <w:t xml:space="preserve"> for a larger possible field of view than </w:t>
      </w:r>
      <w:r w:rsidR="000B3BFD">
        <w:rPr>
          <w:rFonts w:ascii="Times New Roman" w:hAnsi="Times New Roman" w:cs="Times New Roman"/>
        </w:rPr>
        <w:t>with</w:t>
      </w:r>
      <w:r w:rsidR="000B3BFD" w:rsidRPr="00F33AA5">
        <w:rPr>
          <w:rFonts w:ascii="Times New Roman" w:hAnsi="Times New Roman" w:cs="Times New Roman"/>
        </w:rPr>
        <w:t xml:space="preserve"> a telecentric system where the field view is defined by the aperture of the AOTF. </w:t>
      </w:r>
      <w:r w:rsidR="000B3BFD">
        <w:rPr>
          <w:rFonts w:ascii="Times New Roman" w:hAnsi="Times New Roman" w:cs="Times New Roman"/>
        </w:rPr>
        <w:t xml:space="preserve"> </w:t>
      </w:r>
      <w:r w:rsidR="000B3BFD" w:rsidRPr="00F33AA5">
        <w:rPr>
          <w:rFonts w:ascii="Times New Roman" w:hAnsi="Times New Roman" w:cs="Times New Roman"/>
        </w:rPr>
        <w:t>Second, the f</w:t>
      </w:r>
      <w:del w:id="325" w:author="Elash, Brenden" w:date="2015-09-15T11:58:00Z">
        <w:r w:rsidR="000B3BFD" w:rsidRPr="00F33AA5" w:rsidDel="004B77B1">
          <w:rPr>
            <w:rFonts w:ascii="Times New Roman" w:hAnsi="Times New Roman" w:cs="Times New Roman"/>
          </w:rPr>
          <w:delText xml:space="preserve">/# </w:delText>
        </w:r>
      </w:del>
      <w:ins w:id="326" w:author="Elash, Brenden" w:date="2015-09-15T11:58:00Z">
        <w:r w:rsidR="004B77B1">
          <w:rPr>
            <w:rFonts w:ascii="Times New Roman" w:hAnsi="Times New Roman" w:cs="Times New Roman"/>
          </w:rPr>
          <w:t>-number</w:t>
        </w:r>
        <w:r w:rsidR="004B77B1" w:rsidRPr="00F33AA5">
          <w:rPr>
            <w:rFonts w:ascii="Times New Roman" w:hAnsi="Times New Roman" w:cs="Times New Roman"/>
          </w:rPr>
          <w:t xml:space="preserve"> </w:t>
        </w:r>
      </w:ins>
      <w:r w:rsidR="000B3BFD" w:rsidRPr="00F33AA5">
        <w:rPr>
          <w:rFonts w:ascii="Times New Roman" w:hAnsi="Times New Roman" w:cs="Times New Roman"/>
        </w:rPr>
        <w:t xml:space="preserve">for ALTIUS is 14.32 compared to 7.5 </w:t>
      </w:r>
      <w:r w:rsidR="000B3BFD">
        <w:rPr>
          <w:rFonts w:ascii="Times New Roman" w:hAnsi="Times New Roman" w:cs="Times New Roman"/>
        </w:rPr>
        <w:t xml:space="preserve">for ALI, </w:t>
      </w:r>
      <w:r w:rsidR="000B3BFD" w:rsidRPr="00F33AA5">
        <w:rPr>
          <w:rFonts w:ascii="Times New Roman" w:hAnsi="Times New Roman" w:cs="Times New Roman"/>
        </w:rPr>
        <w:t xml:space="preserve">which allows ALI to increase light throughput at the cost of slightly higher aberrations in the final image. </w:t>
      </w:r>
      <w:r w:rsidR="000B3BFD">
        <w:rPr>
          <w:rFonts w:ascii="Times New Roman" w:hAnsi="Times New Roman" w:cs="Times New Roman"/>
        </w:rPr>
        <w:t xml:space="preserve"> Dekemper et al.</w:t>
      </w:r>
      <w:del w:id="327" w:author="Elash, Brenden" w:date="2015-09-15T11:59:00Z">
        <w:r w:rsidR="000B3BFD" w:rsidDel="004B77B1">
          <w:rPr>
            <w:rFonts w:ascii="Times New Roman" w:hAnsi="Times New Roman" w:cs="Times New Roman"/>
          </w:rPr>
          <w:delText>,</w:delText>
        </w:r>
      </w:del>
      <w:r w:rsidR="000B3BFD">
        <w:rPr>
          <w:rFonts w:ascii="Times New Roman" w:hAnsi="Times New Roman" w:cs="Times New Roman"/>
        </w:rPr>
        <w:t xml:space="preserve"> </w:t>
      </w:r>
      <w:ins w:id="328" w:author="Elash, Brenden" w:date="2015-09-15T11:59:00Z">
        <w:r w:rsidR="004B77B1">
          <w:rPr>
            <w:rFonts w:ascii="Times New Roman" w:hAnsi="Times New Roman" w:cs="Times New Roman"/>
          </w:rPr>
          <w:t>(</w:t>
        </w:r>
      </w:ins>
      <w:r w:rsidR="000B3BFD">
        <w:rPr>
          <w:rFonts w:ascii="Times New Roman" w:hAnsi="Times New Roman" w:cs="Times New Roman"/>
        </w:rPr>
        <w:t>2012</w:t>
      </w:r>
      <w:ins w:id="329" w:author="Elash, Brenden" w:date="2015-09-15T11:59:00Z">
        <w:r w:rsidR="004B77B1">
          <w:rPr>
            <w:rFonts w:ascii="Times New Roman" w:hAnsi="Times New Roman" w:cs="Times New Roman"/>
          </w:rPr>
          <w:t>)</w:t>
        </w:r>
      </w:ins>
      <w:del w:id="330" w:author="Elash, Brenden" w:date="2015-09-15T11:59:00Z">
        <w:r w:rsidR="000B3BFD" w:rsidDel="004B77B1">
          <w:rPr>
            <w:rFonts w:ascii="Times New Roman" w:hAnsi="Times New Roman" w:cs="Times New Roman"/>
          </w:rPr>
          <w:delText>,</w:delText>
        </w:r>
      </w:del>
      <w:r w:rsidR="000B3BFD">
        <w:rPr>
          <w:rFonts w:ascii="Times New Roman" w:hAnsi="Times New Roman" w:cs="Times New Roman"/>
        </w:rPr>
        <w:t xml:space="preserve"> report</w:t>
      </w:r>
      <w:ins w:id="331" w:author="Elash, Brenden" w:date="2015-09-15T11:59:00Z">
        <w:r w:rsidR="004B77B1">
          <w:rPr>
            <w:rFonts w:ascii="Times New Roman" w:hAnsi="Times New Roman" w:cs="Times New Roman"/>
          </w:rPr>
          <w:t>s</w:t>
        </w:r>
      </w:ins>
      <w:r w:rsidR="000B3BFD">
        <w:rPr>
          <w:rFonts w:ascii="Times New Roman" w:hAnsi="Times New Roman" w:cs="Times New Roman"/>
        </w:rPr>
        <w:t xml:space="preserve"> that t</w:t>
      </w:r>
      <w:r w:rsidR="000B3BFD" w:rsidRPr="00F33AA5">
        <w:rPr>
          <w:rFonts w:ascii="Times New Roman" w:hAnsi="Times New Roman" w:cs="Times New Roman"/>
        </w:rPr>
        <w:t>he visible channel of ALTIUS was breadboarded and tested by</w:t>
      </w:r>
      <w:r w:rsidR="000B3BFD">
        <w:rPr>
          <w:rFonts w:ascii="Times New Roman" w:hAnsi="Times New Roman" w:cs="Times New Roman"/>
        </w:rPr>
        <w:t xml:space="preserve"> taking ground based</w:t>
      </w:r>
      <w:r w:rsidR="000B3BFD" w:rsidRPr="00F33AA5">
        <w:rPr>
          <w:rFonts w:ascii="Times New Roman" w:hAnsi="Times New Roman" w:cs="Times New Roman"/>
        </w:rPr>
        <w:t xml:space="preserve"> </w:t>
      </w:r>
      <w:r w:rsidR="000B3BFD">
        <w:rPr>
          <w:rFonts w:ascii="Times New Roman" w:hAnsi="Times New Roman" w:cs="Times New Roman"/>
        </w:rPr>
        <w:t>measurements</w:t>
      </w:r>
      <w:r w:rsidR="000B3BFD" w:rsidRPr="00F33AA5">
        <w:rPr>
          <w:rFonts w:ascii="Times New Roman" w:hAnsi="Times New Roman" w:cs="Times New Roman"/>
        </w:rPr>
        <w:t xml:space="preserve"> </w:t>
      </w:r>
      <w:r w:rsidR="000B3BFD">
        <w:rPr>
          <w:rFonts w:ascii="Times New Roman" w:hAnsi="Times New Roman" w:cs="Times New Roman"/>
        </w:rPr>
        <w:t xml:space="preserve">of </w:t>
      </w:r>
      <w:r w:rsidR="000B3BFD" w:rsidRPr="00F33AA5">
        <w:rPr>
          <w:rFonts w:ascii="Times New Roman" w:hAnsi="Times New Roman" w:cs="Times New Roman"/>
        </w:rPr>
        <w:t xml:space="preserve">a smoke stack </w:t>
      </w:r>
      <w:r w:rsidR="000B3BFD">
        <w:rPr>
          <w:rFonts w:ascii="Times New Roman" w:hAnsi="Times New Roman" w:cs="Times New Roman"/>
        </w:rPr>
        <w:t>plume.  They used the measurements to retrieve</w:t>
      </w:r>
      <w:r w:rsidR="000B3BFD" w:rsidRPr="00F33AA5">
        <w:rPr>
          <w:rFonts w:ascii="Times New Roman" w:hAnsi="Times New Roman" w:cs="Times New Roman"/>
        </w:rPr>
        <w:t xml:space="preserve"> NO</w:t>
      </w:r>
      <w:r w:rsidR="000B3BFD" w:rsidRPr="00F33AA5">
        <w:rPr>
          <w:rFonts w:ascii="Times New Roman" w:hAnsi="Times New Roman" w:cs="Times New Roman"/>
          <w:vertAlign w:val="subscript"/>
        </w:rPr>
        <w:t>2</w:t>
      </w:r>
      <w:r w:rsidR="000B3BFD" w:rsidRPr="00F33AA5">
        <w:rPr>
          <w:rFonts w:ascii="Times New Roman" w:hAnsi="Times New Roman" w:cs="Times New Roman"/>
        </w:rPr>
        <w:t xml:space="preserve"> slant column density </w:t>
      </w:r>
      <w:r w:rsidR="000B3BFD">
        <w:rPr>
          <w:rFonts w:ascii="Times New Roman" w:hAnsi="Times New Roman" w:cs="Times New Roman"/>
        </w:rPr>
        <w:t xml:space="preserve">using </w:t>
      </w:r>
      <w:r w:rsidR="000B3BFD" w:rsidRPr="00F33AA5">
        <w:rPr>
          <w:rFonts w:ascii="Times New Roman" w:hAnsi="Times New Roman" w:cs="Times New Roman"/>
        </w:rPr>
        <w:t xml:space="preserve">10 second exposure </w:t>
      </w:r>
      <w:r w:rsidRPr="00F33AA5">
        <w:rPr>
          <w:rFonts w:ascii="Times New Roman" w:hAnsi="Times New Roman" w:cs="Times New Roman"/>
        </w:rPr>
        <w:t>time</w:t>
      </w:r>
      <w:r>
        <w:rPr>
          <w:rFonts w:ascii="Times New Roman" w:hAnsi="Times New Roman" w:cs="Times New Roman"/>
        </w:rPr>
        <w:t>s; although, they note</w:t>
      </w:r>
      <w:r w:rsidR="000B3BFD" w:rsidRPr="00F33AA5">
        <w:rPr>
          <w:rFonts w:ascii="Times New Roman" w:hAnsi="Times New Roman" w:cs="Times New Roman"/>
        </w:rPr>
        <w:t xml:space="preserve"> that </w:t>
      </w:r>
      <w:r w:rsidR="000B3BFD">
        <w:rPr>
          <w:rFonts w:ascii="Times New Roman" w:hAnsi="Times New Roman" w:cs="Times New Roman"/>
        </w:rPr>
        <w:t xml:space="preserve">an increase in measurement frequency would </w:t>
      </w:r>
      <w:r w:rsidR="000B3BFD" w:rsidRPr="00F33AA5">
        <w:rPr>
          <w:rFonts w:ascii="Times New Roman" w:hAnsi="Times New Roman" w:cs="Times New Roman"/>
        </w:rPr>
        <w:t>improve</w:t>
      </w:r>
      <w:r w:rsidR="000B3BFD">
        <w:rPr>
          <w:rFonts w:ascii="Times New Roman" w:hAnsi="Times New Roman" w:cs="Times New Roman"/>
        </w:rPr>
        <w:t xml:space="preserve"> the instrument capabilities. This also factored into our decision to use telescopic optics to increase throughout for ALI.  </w:t>
      </w:r>
    </w:p>
    <w:p w14:paraId="6C794947" w14:textId="77777777"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3 </w:t>
      </w:r>
      <w:r w:rsidR="00F31679" w:rsidRPr="00222E24">
        <w:rPr>
          <w:rFonts w:ascii="Times New Roman" w:hAnsi="Times New Roman" w:cs="Times New Roman"/>
        </w:rPr>
        <w:t>Calibration</w:t>
      </w:r>
    </w:p>
    <w:p w14:paraId="03FD0FC0" w14:textId="66FC8565"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 series of </w:t>
      </w:r>
      <w:r w:rsidR="00990B0F">
        <w:rPr>
          <w:rFonts w:ascii="Times New Roman" w:hAnsi="Times New Roman" w:cs="Times New Roman"/>
        </w:rPr>
        <w:t xml:space="preserve">pre-flight laboratory </w:t>
      </w:r>
      <w:r w:rsidRPr="00222E24">
        <w:rPr>
          <w:rFonts w:ascii="Times New Roman" w:hAnsi="Times New Roman" w:cs="Times New Roman"/>
        </w:rPr>
        <w:t>calibrations were performed in two stages. First</w:t>
      </w:r>
      <w:r w:rsidR="00F728EF">
        <w:rPr>
          <w:rFonts w:ascii="Times New Roman" w:hAnsi="Times New Roman" w:cs="Times New Roman"/>
        </w:rPr>
        <w:t>,</w:t>
      </w:r>
      <w:r w:rsidRPr="00222E24">
        <w:rPr>
          <w:rFonts w:ascii="Times New Roman" w:hAnsi="Times New Roman" w:cs="Times New Roman"/>
        </w:rPr>
        <w:t xml:space="preserve"> the AOTF was characterized to calibrate it with respect to wavelength</w:t>
      </w:r>
      <w:r w:rsidR="00F728EF">
        <w:rPr>
          <w:rFonts w:ascii="Times New Roman" w:hAnsi="Times New Roman" w:cs="Times New Roman"/>
        </w:rPr>
        <w:t xml:space="preserve"> registration</w:t>
      </w:r>
      <w:ins w:id="332" w:author="Elash, Brenden" w:date="2015-09-15T15:11:00Z">
        <w:r w:rsidR="00D41A3E">
          <w:rPr>
            <w:rFonts w:ascii="Times New Roman" w:hAnsi="Times New Roman" w:cs="Times New Roman"/>
          </w:rPr>
          <w:t>, known as the tuning curve,</w:t>
        </w:r>
      </w:ins>
      <w:r w:rsidRPr="00222E24">
        <w:rPr>
          <w:rFonts w:ascii="Times New Roman" w:hAnsi="Times New Roman" w:cs="Times New Roman"/>
        </w:rPr>
        <w:t xml:space="preserve"> and spectral </w:t>
      </w:r>
      <w:r w:rsidR="00F728EF">
        <w:rPr>
          <w:rFonts w:ascii="Times New Roman" w:hAnsi="Times New Roman" w:cs="Times New Roman"/>
        </w:rPr>
        <w:t>point spread function</w:t>
      </w:r>
      <w:r w:rsidRPr="00222E24">
        <w:rPr>
          <w:rFonts w:ascii="Times New Roman" w:hAnsi="Times New Roman" w:cs="Times New Roman"/>
        </w:rPr>
        <w:t xml:space="preserve">. </w:t>
      </w:r>
      <w:r w:rsidR="00AC2928">
        <w:rPr>
          <w:rFonts w:ascii="Times New Roman" w:hAnsi="Times New Roman" w:cs="Times New Roman"/>
        </w:rPr>
        <w:t>Second</w:t>
      </w:r>
      <w:r w:rsidR="00F728EF">
        <w:rPr>
          <w:rFonts w:ascii="Times New Roman" w:hAnsi="Times New Roman" w:cs="Times New Roman"/>
        </w:rPr>
        <w:t>ly</w:t>
      </w:r>
      <w:r w:rsidRPr="00222E24">
        <w:rPr>
          <w:rFonts w:ascii="Times New Roman" w:hAnsi="Times New Roman" w:cs="Times New Roman"/>
        </w:rPr>
        <w:t xml:space="preserve">, </w:t>
      </w:r>
      <w:r w:rsidR="00F728EF">
        <w:rPr>
          <w:rFonts w:ascii="Times New Roman" w:hAnsi="Times New Roman" w:cs="Times New Roman"/>
        </w:rPr>
        <w:t xml:space="preserve">the instrument </w:t>
      </w:r>
      <w:r w:rsidRPr="00222E24">
        <w:rPr>
          <w:rFonts w:ascii="Times New Roman" w:hAnsi="Times New Roman" w:cs="Times New Roman"/>
        </w:rPr>
        <w:t xml:space="preserve">was </w:t>
      </w:r>
      <w:r w:rsidR="00F728EF">
        <w:rPr>
          <w:rFonts w:ascii="Times New Roman" w:hAnsi="Times New Roman" w:cs="Times New Roman"/>
        </w:rPr>
        <w:t>characterized</w:t>
      </w:r>
      <w:r w:rsidR="00F728EF" w:rsidRPr="00222E24">
        <w:rPr>
          <w:rFonts w:ascii="Times New Roman" w:hAnsi="Times New Roman" w:cs="Times New Roman"/>
        </w:rPr>
        <w:t xml:space="preserve"> </w:t>
      </w:r>
      <w:r w:rsidRPr="00222E24">
        <w:rPr>
          <w:rFonts w:ascii="Times New Roman" w:hAnsi="Times New Roman" w:cs="Times New Roman"/>
        </w:rPr>
        <w:t xml:space="preserve">as a complete system to </w:t>
      </w:r>
      <w:r w:rsidR="00F728EF">
        <w:rPr>
          <w:rFonts w:ascii="Times New Roman" w:hAnsi="Times New Roman" w:cs="Times New Roman"/>
        </w:rPr>
        <w:t xml:space="preserve">provide calibrated </w:t>
      </w:r>
      <w:r w:rsidRPr="00222E24">
        <w:rPr>
          <w:rFonts w:ascii="Times New Roman" w:hAnsi="Times New Roman" w:cs="Times New Roman"/>
        </w:rPr>
        <w:t>radiance. The following calibration measurements were performed on ALI:</w:t>
      </w:r>
    </w:p>
    <w:p w14:paraId="1E51DC0B" w14:textId="25595BD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AOTF </w:t>
      </w:r>
      <w:del w:id="333" w:author="Elash, Brenden" w:date="2015-09-15T15:11:00Z">
        <w:r w:rsidDel="00D41A3E">
          <w:rPr>
            <w:rFonts w:ascii="Times New Roman" w:hAnsi="Times New Roman" w:cs="Times New Roman"/>
          </w:rPr>
          <w:delText>wavelength calibration</w:delText>
        </w:r>
      </w:del>
      <w:ins w:id="334" w:author="Elash, Brenden" w:date="2015-09-15T15:11:00Z">
        <w:r w:rsidR="00D41A3E">
          <w:rPr>
            <w:rFonts w:ascii="Times New Roman" w:hAnsi="Times New Roman" w:cs="Times New Roman"/>
          </w:rPr>
          <w:t>tuning curve calibration</w:t>
        </w:r>
      </w:ins>
    </w:p>
    <w:p w14:paraId="45735AAD" w14:textId="77777777"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14:paraId="756A8007"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14:paraId="11BE7CF0"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Flat-fielding correction</w:t>
      </w:r>
    </w:p>
    <w:p w14:paraId="53CBC858" w14:textId="5AF7E663" w:rsidR="00F31679" w:rsidRPr="00222E24" w:rsidRDefault="00AC2928" w:rsidP="00AC2928">
      <w:pPr>
        <w:pStyle w:val="Heading2"/>
        <w:spacing w:line="360" w:lineRule="auto"/>
      </w:pPr>
      <w:r>
        <w:t xml:space="preserve">3.1 </w:t>
      </w:r>
      <w:r w:rsidR="00F31679" w:rsidRPr="00222E24">
        <w:t xml:space="preserve">AOTF </w:t>
      </w:r>
      <w:del w:id="335" w:author="Elash, Brenden" w:date="2015-09-15T15:11:00Z">
        <w:r w:rsidR="00F31679" w:rsidRPr="00222E24" w:rsidDel="00D41A3E">
          <w:delText>Wavelength Calibration</w:delText>
        </w:r>
      </w:del>
      <w:ins w:id="336" w:author="Elash, Brenden" w:date="2015-09-15T15:11:00Z">
        <w:r w:rsidR="00D41A3E">
          <w:t>Tuning Curve Calibration</w:t>
        </w:r>
      </w:ins>
    </w:p>
    <w:p w14:paraId="4BD1CAE9" w14:textId="7DDB8A98" w:rsidR="00F31679" w:rsidRPr="00222E24" w:rsidRDefault="00F31679" w:rsidP="00C32FF6">
      <w:pPr>
        <w:spacing w:line="360" w:lineRule="auto"/>
        <w:ind w:firstLine="720"/>
        <w:jc w:val="both"/>
        <w:rPr>
          <w:rFonts w:ascii="Times New Roman" w:hAnsi="Times New Roman" w:cs="Times New Roman"/>
        </w:rPr>
      </w:pPr>
      <w:del w:id="337" w:author="Elash, Brenden" w:date="2015-09-17T10:27:00Z">
        <w:r w:rsidRPr="00222E24" w:rsidDel="00740514">
          <w:rPr>
            <w:rFonts w:ascii="Times New Roman" w:hAnsi="Times New Roman" w:cs="Times New Roman"/>
          </w:rPr>
          <w:delText xml:space="preserve">The relationship between the applied </w:delText>
        </w:r>
        <w:r w:rsidR="00990B0F" w:rsidDel="00740514">
          <w:rPr>
            <w:rFonts w:ascii="Times New Roman" w:hAnsi="Times New Roman" w:cs="Times New Roman"/>
          </w:rPr>
          <w:delText xml:space="preserve">acoustic wave frequency </w:delText>
        </w:r>
        <w:r w:rsidRPr="00222E24" w:rsidDel="00740514">
          <w:rPr>
            <w:rFonts w:ascii="Times New Roman" w:hAnsi="Times New Roman" w:cs="Times New Roman"/>
          </w:rPr>
          <w:delText xml:space="preserve">and </w:delText>
        </w:r>
        <w:r w:rsidR="00990B0F" w:rsidDel="00740514">
          <w:rPr>
            <w:rFonts w:ascii="Times New Roman" w:hAnsi="Times New Roman" w:cs="Times New Roman"/>
          </w:rPr>
          <w:delText xml:space="preserve">the </w:delText>
        </w:r>
        <w:r w:rsidRPr="00222E24" w:rsidDel="00740514">
          <w:rPr>
            <w:rFonts w:ascii="Times New Roman" w:hAnsi="Times New Roman" w:cs="Times New Roman"/>
          </w:rPr>
          <w:delText>diffracted wavelength</w:delText>
        </w:r>
        <w:r w:rsidR="00D857E8" w:rsidDel="00740514">
          <w:rPr>
            <w:rFonts w:ascii="Times New Roman" w:hAnsi="Times New Roman" w:cs="Times New Roman"/>
          </w:rPr>
          <w:delText xml:space="preserve">, </w:delText>
        </w:r>
        <w:r w:rsidR="00990B0F" w:rsidDel="00740514">
          <w:rPr>
            <w:rFonts w:ascii="Times New Roman" w:hAnsi="Times New Roman" w:cs="Times New Roman"/>
          </w:rPr>
          <w:delText xml:space="preserve">which is </w:delText>
        </w:r>
        <w:r w:rsidR="00D857E8" w:rsidDel="00740514">
          <w:rPr>
            <w:rFonts w:ascii="Times New Roman" w:hAnsi="Times New Roman" w:cs="Times New Roman"/>
          </w:rPr>
          <w:delText>known as t</w:delText>
        </w:r>
      </w:del>
      <w:ins w:id="338" w:author="Elash, Brenden" w:date="2015-09-17T10:27:00Z">
        <w:r w:rsidR="00740514">
          <w:rPr>
            <w:rFonts w:ascii="Times New Roman" w:hAnsi="Times New Roman" w:cs="Times New Roman"/>
          </w:rPr>
          <w:t>T</w:t>
        </w:r>
      </w:ins>
      <w:r w:rsidR="00D857E8">
        <w:rPr>
          <w:rFonts w:ascii="Times New Roman" w:hAnsi="Times New Roman" w:cs="Times New Roman"/>
        </w:rPr>
        <w:t>he tuning curve</w:t>
      </w:r>
      <w:del w:id="339" w:author="Elash, Brenden" w:date="2015-09-17T10:28:00Z">
        <w:r w:rsidR="00990B0F" w:rsidDel="00740514">
          <w:rPr>
            <w:rFonts w:ascii="Times New Roman" w:hAnsi="Times New Roman" w:cs="Times New Roman"/>
          </w:rPr>
          <w:delText>,</w:delText>
        </w:r>
      </w:del>
      <w:r w:rsidR="00990B0F">
        <w:rPr>
          <w:rFonts w:ascii="Times New Roman" w:hAnsi="Times New Roman" w:cs="Times New Roman"/>
        </w:rPr>
        <w:t xml:space="preserve"> defines the wavelength registration </w:t>
      </w:r>
      <w:ins w:id="340" w:author="Elash, Brenden" w:date="2015-09-17T10:28:00Z">
        <w:r w:rsidR="00740514">
          <w:rPr>
            <w:rFonts w:ascii="Times New Roman" w:hAnsi="Times New Roman" w:cs="Times New Roman"/>
          </w:rPr>
          <w:t xml:space="preserve">to the RF wave </w:t>
        </w:r>
      </w:ins>
      <w:r w:rsidR="00990B0F">
        <w:rPr>
          <w:rFonts w:ascii="Times New Roman" w:hAnsi="Times New Roman" w:cs="Times New Roman"/>
        </w:rPr>
        <w:t>of the collected images</w:t>
      </w:r>
      <w:r w:rsidRPr="00222E24">
        <w:rPr>
          <w:rFonts w:ascii="Times New Roman" w:hAnsi="Times New Roman" w:cs="Times New Roman"/>
        </w:rPr>
        <w:t xml:space="preserve">. </w:t>
      </w:r>
      <w:r w:rsidR="00990B0F">
        <w:rPr>
          <w:rFonts w:ascii="Times New Roman" w:hAnsi="Times New Roman" w:cs="Times New Roman"/>
        </w:rPr>
        <w:t>This was determined in the laboratory setting</w:t>
      </w:r>
      <w:del w:id="341" w:author="Elash, Brenden" w:date="2015-09-15T15:12:00Z">
        <w:r w:rsidR="00990B0F" w:rsidDel="00D41A3E">
          <w:rPr>
            <w:rFonts w:ascii="Times New Roman" w:hAnsi="Times New Roman" w:cs="Times New Roman"/>
          </w:rPr>
          <w:delText xml:space="preserve"> </w:delText>
        </w:r>
      </w:del>
      <w:r w:rsidR="00990B0F">
        <w:rPr>
          <w:rFonts w:ascii="Times New Roman" w:hAnsi="Times New Roman" w:cs="Times New Roman"/>
        </w:rPr>
        <w:t xml:space="preserve"> by filling th</w:t>
      </w:r>
      <w:r w:rsidR="002F2E21">
        <w:rPr>
          <w:rFonts w:ascii="Times New Roman" w:hAnsi="Times New Roman" w:cs="Times New Roman"/>
        </w:rPr>
        <w:t xml:space="preserve">e AOTF aperture </w:t>
      </w:r>
      <w:r w:rsidR="00815CDD">
        <w:rPr>
          <w:rFonts w:ascii="Times New Roman" w:hAnsi="Times New Roman" w:cs="Times New Roman"/>
        </w:rPr>
        <w:t xml:space="preserve">with </w:t>
      </w:r>
      <w:r w:rsidR="002F2E21">
        <w:rPr>
          <w:rFonts w:ascii="Times New Roman" w:hAnsi="Times New Roman" w:cs="Times New Roman"/>
        </w:rPr>
        <w:t>collimated light</w:t>
      </w:r>
      <w:r w:rsidR="00815CDD">
        <w:rPr>
          <w:rFonts w:ascii="Times New Roman" w:hAnsi="Times New Roman" w:cs="Times New Roman"/>
        </w:rPr>
        <w:t xml:space="preserve"> and observing the</w:t>
      </w:r>
      <w:r w:rsidRPr="00222E24">
        <w:rPr>
          <w:rFonts w:ascii="Times New Roman" w:hAnsi="Times New Roman" w:cs="Times New Roman"/>
        </w:rPr>
        <w:t xml:space="preserve"> </w:t>
      </w:r>
      <w:r w:rsidR="00815CDD">
        <w:rPr>
          <w:rFonts w:ascii="Times New Roman" w:hAnsi="Times New Roman" w:cs="Times New Roman"/>
        </w:rPr>
        <w:t>diffracted, or</w:t>
      </w:r>
      <w:r w:rsidR="00815CDD" w:rsidRPr="00222E24">
        <w:rPr>
          <w:rFonts w:ascii="Times New Roman" w:hAnsi="Times New Roman" w:cs="Times New Roman"/>
        </w:rPr>
        <w:t xml:space="preserve"> </w:t>
      </w:r>
      <w:r w:rsidR="002F2E21">
        <w:rPr>
          <w:rFonts w:ascii="Times New Roman" w:hAnsi="Times New Roman" w:cs="Times New Roman"/>
        </w:rPr>
        <w:t>filtered</w:t>
      </w:r>
      <w:r w:rsidR="00815CDD">
        <w:rPr>
          <w:rFonts w:ascii="Times New Roman" w:hAnsi="Times New Roman" w:cs="Times New Roman"/>
        </w:rPr>
        <w:t>,</w:t>
      </w:r>
      <w:r w:rsidR="002F2E21">
        <w:rPr>
          <w:rFonts w:ascii="Times New Roman" w:hAnsi="Times New Roman" w:cs="Times New Roman"/>
        </w:rPr>
        <w:t xml:space="preserve"> </w:t>
      </w:r>
      <w:r w:rsidRPr="00222E24">
        <w:rPr>
          <w:rFonts w:ascii="Times New Roman" w:hAnsi="Times New Roman" w:cs="Times New Roman"/>
        </w:rPr>
        <w:t xml:space="preserve">signal </w:t>
      </w:r>
      <w:r w:rsidR="00815CDD">
        <w:rPr>
          <w:rFonts w:ascii="Times New Roman" w:hAnsi="Times New Roman" w:cs="Times New Roman"/>
        </w:rPr>
        <w:t>with</w:t>
      </w:r>
      <w:r w:rsidR="00815CDD" w:rsidRPr="00222E24">
        <w:rPr>
          <w:rFonts w:ascii="Times New Roman" w:hAnsi="Times New Roman" w:cs="Times New Roman"/>
        </w:rPr>
        <w:t xml:space="preserve"> </w:t>
      </w:r>
      <w:r w:rsidRPr="00222E24">
        <w:rPr>
          <w:rFonts w:ascii="Times New Roman" w:hAnsi="Times New Roman" w:cs="Times New Roman"/>
        </w:rPr>
        <w:t>a HORIBA iHR320 spectrometer</w:t>
      </w:r>
      <w:r w:rsidR="00815CDD">
        <w:rPr>
          <w:rFonts w:ascii="Times New Roman" w:hAnsi="Times New Roman" w:cs="Times New Roman"/>
        </w:rPr>
        <w:t xml:space="preserve"> and </w:t>
      </w:r>
      <w:r w:rsidRPr="00222E24">
        <w:rPr>
          <w:rFonts w:ascii="Times New Roman" w:hAnsi="Times New Roman" w:cs="Times New Roman"/>
        </w:rPr>
        <w:t xml:space="preserve">Synapse 354308 </w:t>
      </w:r>
      <w:r w:rsidR="00815CDD">
        <w:rPr>
          <w:rFonts w:ascii="Times New Roman" w:hAnsi="Times New Roman" w:cs="Times New Roman"/>
        </w:rPr>
        <w:t xml:space="preserve">1024x256 </w:t>
      </w:r>
      <w:ins w:id="342" w:author="Elash, Brenden" w:date="2015-09-15T15:12:00Z">
        <w:r w:rsidR="00D41A3E">
          <w:rPr>
            <w:rFonts w:ascii="Times New Roman" w:hAnsi="Times New Roman" w:cs="Times New Roman"/>
          </w:rPr>
          <w:t xml:space="preserve">pixel </w:t>
        </w:r>
      </w:ins>
      <w:r w:rsidRPr="00222E24">
        <w:rPr>
          <w:rFonts w:ascii="Times New Roman" w:hAnsi="Times New Roman" w:cs="Times New Roman"/>
        </w:rPr>
        <w:t>CCD.</w:t>
      </w:r>
      <w:r w:rsidR="00815CDD">
        <w:rPr>
          <w:rFonts w:ascii="Times New Roman" w:hAnsi="Times New Roman" w:cs="Times New Roman"/>
        </w:rPr>
        <w:t xml:space="preserve"> The grating used with the spectrometer had a s</w:t>
      </w:r>
      <w:r w:rsidR="00425B80">
        <w:rPr>
          <w:rFonts w:ascii="Times New Roman" w:hAnsi="Times New Roman" w:cs="Times New Roman"/>
        </w:rPr>
        <w:t>pectral resolution of 1.2</w:t>
      </w:r>
      <w:r w:rsidR="00815CDD">
        <w:rPr>
          <w:rFonts w:ascii="Times New Roman" w:hAnsi="Times New Roman" w:cs="Times New Roman"/>
        </w:rPr>
        <w:t xml:space="preserve"> </w:t>
      </w:r>
      <w:r w:rsidR="00815CDD" w:rsidRPr="00222E24">
        <w:rPr>
          <w:rFonts w:ascii="Times New Roman" w:hAnsi="Times New Roman" w:cs="Times New Roman"/>
        </w:rPr>
        <w:t>nm</w:t>
      </w:r>
      <w:r w:rsidR="00815CDD">
        <w:rPr>
          <w:rFonts w:ascii="Times New Roman" w:hAnsi="Times New Roman" w:cs="Times New Roman"/>
        </w:rPr>
        <w:t>,</w:t>
      </w:r>
      <w:r w:rsidR="00815CDD" w:rsidRPr="00222E24">
        <w:rPr>
          <w:rFonts w:ascii="Times New Roman" w:hAnsi="Times New Roman" w:cs="Times New Roman"/>
        </w:rPr>
        <w:t xml:space="preserve"> which is</w:t>
      </w:r>
      <w:r w:rsidR="00815CDD">
        <w:rPr>
          <w:rFonts w:ascii="Times New Roman" w:hAnsi="Times New Roman" w:cs="Times New Roman"/>
        </w:rPr>
        <w:t xml:space="preserve"> </w:t>
      </w:r>
      <w:r w:rsidR="00425B80">
        <w:rPr>
          <w:rFonts w:ascii="Times New Roman" w:hAnsi="Times New Roman" w:cs="Times New Roman"/>
        </w:rPr>
        <w:t xml:space="preserve">much </w:t>
      </w:r>
      <w:r w:rsidR="00815CDD">
        <w:rPr>
          <w:rFonts w:ascii="Times New Roman" w:hAnsi="Times New Roman" w:cs="Times New Roman"/>
        </w:rPr>
        <w:t>less</w:t>
      </w:r>
      <w:r w:rsidR="00815CDD" w:rsidRPr="00222E24">
        <w:rPr>
          <w:rFonts w:ascii="Times New Roman" w:hAnsi="Times New Roman" w:cs="Times New Roman"/>
        </w:rPr>
        <w:t xml:space="preserve"> </w:t>
      </w:r>
      <w:r w:rsidR="00815CDD">
        <w:rPr>
          <w:rFonts w:ascii="Times New Roman" w:hAnsi="Times New Roman" w:cs="Times New Roman"/>
        </w:rPr>
        <w:t xml:space="preserve">than </w:t>
      </w:r>
      <w:r w:rsidR="00815CDD" w:rsidRPr="00222E24">
        <w:rPr>
          <w:rFonts w:ascii="Times New Roman" w:hAnsi="Times New Roman" w:cs="Times New Roman"/>
        </w:rPr>
        <w:t>the factory specified resolution of the ATOF</w:t>
      </w:r>
      <w:r w:rsidR="00815CDD">
        <w:rPr>
          <w:rFonts w:ascii="Times New Roman" w:hAnsi="Times New Roman" w:cs="Times New Roman"/>
        </w:rPr>
        <w:t xml:space="preserve">. </w:t>
      </w:r>
      <w:r w:rsidRPr="00222E24">
        <w:rPr>
          <w:rFonts w:ascii="Times New Roman" w:hAnsi="Times New Roman" w:cs="Times New Roman"/>
        </w:rPr>
        <w:t xml:space="preserve"> Images were taken at a constant exposure time a</w:t>
      </w:r>
      <w:r w:rsidR="00C32FF6">
        <w:rPr>
          <w:rFonts w:ascii="Times New Roman" w:hAnsi="Times New Roman" w:cs="Times New Roman"/>
        </w:rPr>
        <w:t xml:space="preserve">t a set of </w:t>
      </w:r>
      <w:r w:rsidR="00815CDD">
        <w:rPr>
          <w:rFonts w:ascii="Times New Roman" w:hAnsi="Times New Roman" w:cs="Times New Roman"/>
        </w:rPr>
        <w:t>acoustic wave radio frequencies</w:t>
      </w:r>
      <w:r w:rsidR="00C32FF6">
        <w:rPr>
          <w:rFonts w:ascii="Times New Roman" w:hAnsi="Times New Roman" w:cs="Times New Roman"/>
        </w:rPr>
        <w:t xml:space="preserve">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w:t>
      </w:r>
      <w:r w:rsidR="00815CDD">
        <w:rPr>
          <w:rFonts w:ascii="Times New Roman" w:hAnsi="Times New Roman" w:cs="Times New Roman"/>
        </w:rPr>
        <w:t xml:space="preserve">. </w:t>
      </w:r>
      <w:ins w:id="343" w:author="Elash, Brenden" w:date="2015-09-15T15:14:00Z">
        <w:r w:rsidR="00D41A3E">
          <w:rPr>
            <w:rFonts w:ascii="Times New Roman" w:hAnsi="Times New Roman" w:cs="Times New Roman"/>
          </w:rPr>
          <w:t xml:space="preserve"> </w:t>
        </w:r>
      </w:ins>
      <w:r w:rsidR="00815CDD">
        <w:rPr>
          <w:rFonts w:ascii="Times New Roman" w:hAnsi="Times New Roman" w:cs="Times New Roman"/>
        </w:rPr>
        <w:t xml:space="preserve">This corresponds to approximately one image every </w:t>
      </w:r>
      <w:r w:rsidRPr="00222E24">
        <w:rPr>
          <w:rFonts w:ascii="Times New Roman" w:hAnsi="Times New Roman" w:cs="Times New Roman"/>
        </w:rPr>
        <w:t>1</w:t>
      </w:r>
      <w:r w:rsidR="00C32FF6">
        <w:rPr>
          <w:rFonts w:ascii="Times New Roman" w:hAnsi="Times New Roman" w:cs="Times New Roman"/>
        </w:rPr>
        <w:t xml:space="preserve"> </w:t>
      </w:r>
      <w:r w:rsidRPr="00222E24">
        <w:rPr>
          <w:rFonts w:ascii="Times New Roman" w:hAnsi="Times New Roman" w:cs="Times New Roman"/>
        </w:rPr>
        <w:t xml:space="preserve">nm. </w:t>
      </w:r>
      <w:ins w:id="344" w:author="Elash, Brenden" w:date="2015-09-16T10:51:00Z">
        <w:r w:rsidR="005243FD">
          <w:rPr>
            <w:rFonts w:ascii="Times New Roman" w:hAnsi="Times New Roman" w:cs="Times New Roman"/>
          </w:rPr>
          <w:t xml:space="preserve"> </w:t>
        </w:r>
      </w:ins>
      <w:r w:rsidR="00815CDD">
        <w:rPr>
          <w:rFonts w:ascii="Times New Roman" w:hAnsi="Times New Roman" w:cs="Times New Roman"/>
        </w:rPr>
        <w:t>A</w:t>
      </w:r>
      <w:r w:rsidRPr="00222E24">
        <w:rPr>
          <w:rFonts w:ascii="Times New Roman" w:hAnsi="Times New Roman" w:cs="Times New Roman"/>
        </w:rPr>
        <w:t xml:space="preserve"> typical </w:t>
      </w:r>
      <w:r w:rsidR="00815CDD">
        <w:rPr>
          <w:rFonts w:ascii="Times New Roman" w:hAnsi="Times New Roman" w:cs="Times New Roman"/>
        </w:rPr>
        <w:t>spectrum recorded with the iHR320</w:t>
      </w:r>
      <w:r w:rsidR="00815CDD" w:rsidRPr="00222E24">
        <w:rPr>
          <w:rFonts w:ascii="Times New Roman" w:hAnsi="Times New Roman" w:cs="Times New Roman"/>
        </w:rPr>
        <w:t xml:space="preserve"> </w:t>
      </w:r>
      <w:r w:rsidR="00815CDD">
        <w:rPr>
          <w:rFonts w:ascii="Times New Roman" w:hAnsi="Times New Roman" w:cs="Times New Roman"/>
        </w:rPr>
        <w:t xml:space="preserve">is shown </w:t>
      </w:r>
      <w:r w:rsidRPr="00222E24">
        <w:rPr>
          <w:rFonts w:ascii="Times New Roman" w:hAnsi="Times New Roman" w:cs="Times New Roman"/>
        </w:rPr>
        <w:t xml:space="preserve">in </w:t>
      </w:r>
      <w:r w:rsidR="00C32FF6">
        <w:rPr>
          <w:rFonts w:ascii="Times New Roman" w:hAnsi="Times New Roman" w:cs="Times New Roman"/>
        </w:rPr>
        <w:t xml:space="preserve">Figure </w:t>
      </w:r>
      <w:del w:id="345" w:author="Elash, Brenden" w:date="2015-09-16T16:11:00Z">
        <w:r w:rsidR="00C32FF6" w:rsidDel="00000575">
          <w:rPr>
            <w:rFonts w:ascii="Times New Roman" w:hAnsi="Times New Roman" w:cs="Times New Roman"/>
          </w:rPr>
          <w:delText>3a</w:delText>
        </w:r>
      </w:del>
      <w:ins w:id="346" w:author="Elash, Brenden" w:date="2015-09-16T16:11:00Z">
        <w:r w:rsidR="00000575">
          <w:rPr>
            <w:rFonts w:ascii="Times New Roman" w:hAnsi="Times New Roman" w:cs="Times New Roman"/>
          </w:rPr>
          <w:t>6a</w:t>
        </w:r>
      </w:ins>
      <w:r w:rsidRPr="00222E24">
        <w:rPr>
          <w:rFonts w:ascii="Times New Roman" w:hAnsi="Times New Roman" w:cs="Times New Roman"/>
        </w:rPr>
        <w:t xml:space="preserve">. </w:t>
      </w:r>
      <w:r w:rsidR="004B33DE">
        <w:rPr>
          <w:rFonts w:ascii="Times New Roman" w:hAnsi="Times New Roman" w:cs="Times New Roman"/>
        </w:rPr>
        <w:t>The fringes that are visible in the spectrum in Figure</w:t>
      </w:r>
      <w:ins w:id="347" w:author="Elash, Brenden" w:date="2015-09-16T16:11:00Z">
        <w:r w:rsidR="00000575">
          <w:rPr>
            <w:rFonts w:ascii="Times New Roman" w:hAnsi="Times New Roman" w:cs="Times New Roman"/>
          </w:rPr>
          <w:t xml:space="preserve"> </w:t>
        </w:r>
      </w:ins>
      <w:del w:id="348" w:author="Elash, Brenden" w:date="2015-09-16T16:11:00Z">
        <w:r w:rsidR="004B33DE" w:rsidDel="00000575">
          <w:rPr>
            <w:rFonts w:ascii="Times New Roman" w:hAnsi="Times New Roman" w:cs="Times New Roman"/>
          </w:rPr>
          <w:delText xml:space="preserve">3a </w:delText>
        </w:r>
      </w:del>
      <w:ins w:id="349" w:author="Elash, Brenden" w:date="2015-09-16T16:11:00Z">
        <w:r w:rsidR="00000575">
          <w:rPr>
            <w:rFonts w:ascii="Times New Roman" w:hAnsi="Times New Roman" w:cs="Times New Roman"/>
          </w:rPr>
          <w:t xml:space="preserve">6a </w:t>
        </w:r>
      </w:ins>
      <w:r w:rsidR="004B33DE">
        <w:rPr>
          <w:rFonts w:ascii="Times New Roman" w:hAnsi="Times New Roman" w:cs="Times New Roman"/>
        </w:rPr>
        <w:t>are a known acousto-optic effect (</w:t>
      </w:r>
      <w:r w:rsidR="004B33DE" w:rsidRPr="00222E24">
        <w:rPr>
          <w:rFonts w:ascii="Times New Roman" w:hAnsi="Times New Roman" w:cs="Times New Roman"/>
        </w:rPr>
        <w:t>Xu</w:t>
      </w:r>
      <w:r w:rsidR="004B33DE">
        <w:rPr>
          <w:rFonts w:ascii="Times New Roman" w:hAnsi="Times New Roman" w:cs="Times New Roman"/>
        </w:rPr>
        <w:t xml:space="preserve"> and Stroud, 1992) and for ALI amount to 8 to 14% of the total signal depending on wavelength and incident angle. </w:t>
      </w:r>
      <w:ins w:id="350" w:author="Elash, Brenden" w:date="2015-09-15T15:14:00Z">
        <w:r w:rsidR="00D41A3E">
          <w:rPr>
            <w:rFonts w:ascii="Times New Roman" w:hAnsi="Times New Roman" w:cs="Times New Roman"/>
          </w:rPr>
          <w:t xml:space="preserve"> </w:t>
        </w:r>
      </w:ins>
      <w:r w:rsidRPr="00222E24">
        <w:rPr>
          <w:rFonts w:ascii="Times New Roman" w:hAnsi="Times New Roman" w:cs="Times New Roman"/>
        </w:rPr>
        <w:t xml:space="preserve">The maximum value of each image is </w:t>
      </w:r>
      <w:r w:rsidR="00815CDD">
        <w:rPr>
          <w:rFonts w:ascii="Times New Roman" w:hAnsi="Times New Roman" w:cs="Times New Roman"/>
        </w:rPr>
        <w:t xml:space="preserve">then </w:t>
      </w:r>
      <w:r w:rsidRPr="00222E24">
        <w:rPr>
          <w:rFonts w:ascii="Times New Roman" w:hAnsi="Times New Roman" w:cs="Times New Roman"/>
        </w:rPr>
        <w:t xml:space="preserve">taken to be the central wavelength at each respective </w:t>
      </w:r>
      <w:r w:rsidR="00815CDD">
        <w:rPr>
          <w:rFonts w:ascii="Times New Roman" w:hAnsi="Times New Roman" w:cs="Times New Roman"/>
        </w:rPr>
        <w:t>acoustic wave frequency</w:t>
      </w:r>
      <w:r w:rsidRPr="00222E24">
        <w:rPr>
          <w:rFonts w:ascii="Times New Roman" w:hAnsi="Times New Roman" w:cs="Times New Roman"/>
        </w:rPr>
        <w:t>.</w:t>
      </w:r>
    </w:p>
    <w:p w14:paraId="4A62188C" w14:textId="123894EA" w:rsidR="00F31679" w:rsidRPr="00222E24" w:rsidRDefault="00D857E8" w:rsidP="00D857E8">
      <w:pPr>
        <w:spacing w:line="360" w:lineRule="auto"/>
        <w:ind w:firstLine="720"/>
        <w:jc w:val="both"/>
        <w:rPr>
          <w:rFonts w:ascii="Times New Roman" w:hAnsi="Times New Roman" w:cs="Times New Roman"/>
        </w:rPr>
      </w:pPr>
      <w:r>
        <w:rPr>
          <w:rFonts w:ascii="Times New Roman" w:hAnsi="Times New Roman" w:cs="Times New Roman"/>
        </w:rPr>
        <w:t>Th</w:t>
      </w:r>
      <w:r w:rsidR="00815CDD">
        <w:rPr>
          <w:rFonts w:ascii="Times New Roman" w:hAnsi="Times New Roman" w:cs="Times New Roman"/>
        </w:rPr>
        <w:t>ese central wavelengths</w:t>
      </w:r>
      <w:r>
        <w:rPr>
          <w:rFonts w:ascii="Times New Roman" w:hAnsi="Times New Roman" w:cs="Times New Roman"/>
        </w:rPr>
        <w:t xml:space="preserve"> </w:t>
      </w:r>
      <w:r w:rsidR="00815CDD">
        <w:rPr>
          <w:rFonts w:ascii="Times New Roman" w:hAnsi="Times New Roman" w:cs="Times New Roman"/>
        </w:rPr>
        <w:t>for the full set of spectra were</w:t>
      </w:r>
      <w:r w:rsidR="00F31679" w:rsidRPr="00222E24">
        <w:rPr>
          <w:rFonts w:ascii="Times New Roman" w:hAnsi="Times New Roman" w:cs="Times New Roman"/>
        </w:rPr>
        <w:t xml:space="preserve">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00F31679" w:rsidRPr="00222E24">
        <w:rPr>
          <w:rFonts w:ascii="Times New Roman" w:hAnsi="Times New Roman" w:cs="Times New Roman"/>
        </w:rPr>
        <w:t xml:space="preserve"> </w:t>
      </w:r>
      <w:r w:rsidR="00815CDD">
        <w:rPr>
          <w:rFonts w:ascii="Times New Roman" w:hAnsi="Times New Roman" w:cs="Times New Roman"/>
        </w:rPr>
        <w:t>found</w:t>
      </w:r>
      <w:r w:rsidR="00815CDD" w:rsidRPr="00222E24">
        <w:rPr>
          <w:rFonts w:ascii="Times New Roman" w:hAnsi="Times New Roman" w:cs="Times New Roman"/>
        </w:rPr>
        <w:t xml:space="preserve"> </w:t>
      </w:r>
      <w:r w:rsidR="00F31679" w:rsidRPr="00222E24">
        <w:rPr>
          <w:rFonts w:ascii="Times New Roman" w:hAnsi="Times New Roman" w:cs="Times New Roman"/>
        </w:rPr>
        <w:t>to follow a power function of the form</w:t>
      </w:r>
    </w:p>
    <w:p w14:paraId="30548CC6" w14:textId="37F147A2"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m:t>
          </m:r>
          <m:r>
            <w:del w:id="351" w:author="Elash, Brenden" w:date="2015-09-10T14:44:00Z">
              <w:rPr>
                <w:rFonts w:ascii="Cambria Math" w:eastAsiaTheme="minorEastAsia" w:hAnsi="Cambria Math" w:cs="Times New Roman"/>
              </w:rPr>
              <m:t>5</m:t>
            </w:del>
          </m:r>
          <m:r>
            <w:ins w:id="352" w:author="Elash, Brenden" w:date="2015-09-10T14:44:00Z">
              <w:rPr>
                <w:rFonts w:ascii="Cambria Math" w:eastAsiaTheme="minorEastAsia" w:hAnsi="Cambria Math" w:cs="Times New Roman"/>
              </w:rPr>
              <m:t>4</m:t>
            </w:ins>
          </m:r>
          <m:r>
            <w:rPr>
              <w:rFonts w:ascii="Cambria Math" w:eastAsiaTheme="minorEastAsia" w:hAnsi="Cambria Math" w:cs="Times New Roman"/>
            </w:rPr>
            <m:t>)</m:t>
          </m:r>
        </m:oMath>
      </m:oMathPara>
    </w:p>
    <w:p w14:paraId="36A96092" w14:textId="2C03BF89"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w:t>
      </w:r>
      <w:r w:rsidR="00815CDD">
        <w:rPr>
          <w:rFonts w:ascii="Times New Roman" w:hAnsi="Times New Roman" w:cs="Times New Roman"/>
        </w:rPr>
        <w:t>fit of the data to this function form agrees to</w:t>
      </w:r>
      <w:r w:rsidR="00C32FF6">
        <w:rPr>
          <w:rFonts w:ascii="Times New Roman" w:hAnsi="Times New Roman" w:cs="Times New Roman"/>
        </w:rPr>
        <w:t xml:space="preserve"> less than 0.1</w:t>
      </w:r>
      <w:r w:rsidRPr="00222E24">
        <w:rPr>
          <w:rFonts w:ascii="Times New Roman" w:hAnsi="Times New Roman" w:cs="Times New Roman"/>
        </w:rPr>
        <w:t>% throughout the whole wavelength range</w:t>
      </w:r>
      <w:r w:rsidR="00815CDD">
        <w:rPr>
          <w:rFonts w:ascii="Times New Roman" w:hAnsi="Times New Roman" w:cs="Times New Roman"/>
        </w:rPr>
        <w:t xml:space="preserve"> such that the final tuning curve was</w:t>
      </w:r>
      <w:r w:rsidRPr="00222E24">
        <w:rPr>
          <w:rFonts w:ascii="Times New Roman" w:hAnsi="Times New Roman" w:cs="Times New Roman"/>
        </w:rPr>
        <w:t xml:space="preserve"> as determined</w:t>
      </w:r>
      <w:r w:rsidR="00815CDD">
        <w:rPr>
          <w:rFonts w:ascii="Times New Roman" w:hAnsi="Times New Roman" w:cs="Times New Roman"/>
        </w:rPr>
        <w:t xml:space="preserve"> as</w:t>
      </w:r>
    </w:p>
    <w:p w14:paraId="1AEA964F" w14:textId="4722FDED"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m:t>
          </m:r>
          <m:r>
            <w:del w:id="353" w:author="Elash, Brenden" w:date="2015-09-10T14:44:00Z">
              <w:rPr>
                <w:rFonts w:ascii="Cambria Math" w:hAnsi="Cambria Math" w:cs="Times New Roman"/>
              </w:rPr>
              <m:t>6</m:t>
            </w:del>
          </m:r>
          <m:r>
            <w:ins w:id="354" w:author="Elash, Brenden" w:date="2015-09-10T14:44:00Z">
              <w:rPr>
                <w:rFonts w:ascii="Cambria Math" w:hAnsi="Cambria Math" w:cs="Times New Roman"/>
              </w:rPr>
              <m:t>5</m:t>
            </w:ins>
          </m:r>
          <m:r>
            <w:rPr>
              <w:rFonts w:ascii="Cambria Math" w:hAnsi="Cambria Math" w:cs="Times New Roman"/>
            </w:rPr>
            <m:t>)</m:t>
          </m:r>
        </m:oMath>
      </m:oMathPara>
    </w:p>
    <w:p w14:paraId="3495234D" w14:textId="6A06BD0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w:t>
      </w:r>
      <w:r w:rsidR="00000B5E">
        <w:rPr>
          <w:rFonts w:ascii="Times New Roman" w:hAnsi="Times New Roman" w:cs="Times New Roman"/>
        </w:rPr>
        <w:t xml:space="preserve"> (see Figure </w:t>
      </w:r>
      <w:del w:id="355" w:author="Elash, Brenden" w:date="2015-09-16T16:11:00Z">
        <w:r w:rsidR="00000B5E" w:rsidDel="00000575">
          <w:rPr>
            <w:rFonts w:ascii="Times New Roman" w:hAnsi="Times New Roman" w:cs="Times New Roman"/>
          </w:rPr>
          <w:delText>3</w:delText>
        </w:r>
        <w:r w:rsidR="004B33DE" w:rsidDel="00000575">
          <w:rPr>
            <w:rFonts w:ascii="Times New Roman" w:hAnsi="Times New Roman" w:cs="Times New Roman"/>
          </w:rPr>
          <w:delText>b</w:delText>
        </w:r>
      </w:del>
      <w:ins w:id="356" w:author="Elash, Brenden" w:date="2015-09-16T16:11:00Z">
        <w:r w:rsidR="00000575">
          <w:rPr>
            <w:rFonts w:ascii="Times New Roman" w:hAnsi="Times New Roman" w:cs="Times New Roman"/>
          </w:rPr>
          <w:t>6b</w:t>
        </w:r>
      </w:ins>
      <w:r w:rsidR="00000B5E">
        <w:rPr>
          <w:rFonts w:ascii="Times New Roman" w:hAnsi="Times New Roman" w:cs="Times New Roman"/>
        </w:rPr>
        <w:t>)</w:t>
      </w:r>
      <w:r w:rsidRPr="00222E24">
        <w:rPr>
          <w:rFonts w:ascii="Times New Roman" w:hAnsi="Times New Roman" w:cs="Times New Roman"/>
        </w:rPr>
        <w:t xml:space="preserve">. </w:t>
      </w:r>
      <w:ins w:id="357" w:author="Elash, Brenden" w:date="2015-09-16T11:12:00Z">
        <w:r w:rsidR="00121F23">
          <w:rPr>
            <w:rFonts w:ascii="Times New Roman" w:hAnsi="Times New Roman" w:cs="Times New Roman"/>
          </w:rPr>
          <w:t xml:space="preserve"> </w:t>
        </w:r>
      </w:ins>
      <w:r w:rsidRPr="00222E24">
        <w:rPr>
          <w:rFonts w:ascii="Times New Roman" w:hAnsi="Times New Roman" w:cs="Times New Roman"/>
        </w:rPr>
        <w:t>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 xml:space="preserve">nm our analysis only </w:t>
      </w:r>
      <w:r w:rsidRPr="00222E24">
        <w:rPr>
          <w:rFonts w:ascii="Times New Roman" w:hAnsi="Times New Roman" w:cs="Times New Roman"/>
        </w:rPr>
        <w:lastRenderedPageBreak/>
        <w:t>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14:paraId="58780934" w14:textId="77777777" w:rsidR="00F31679" w:rsidRPr="00C32FF6" w:rsidRDefault="00C32FF6" w:rsidP="00C32FF6">
      <w:pPr>
        <w:pStyle w:val="Heading2"/>
        <w:spacing w:line="360" w:lineRule="auto"/>
      </w:pPr>
      <w:r>
        <w:t xml:space="preserve">3.2 </w:t>
      </w:r>
      <w:r w:rsidR="00F31679" w:rsidRPr="00222E24">
        <w:t>AOTF Point Spread Function and Diffraction Efficiency</w:t>
      </w:r>
    </w:p>
    <w:p w14:paraId="1005EDA1" w14:textId="7A71156E"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The spectral point spread function and diffraction efficiency of the AOTF were</w:t>
      </w:r>
      <w:r w:rsidR="004B33DE">
        <w:rPr>
          <w:rFonts w:ascii="Times New Roman" w:hAnsi="Times New Roman" w:cs="Times New Roman"/>
        </w:rPr>
        <w:t xml:space="preserve"> also</w:t>
      </w:r>
      <w:r w:rsidRPr="00222E24">
        <w:rPr>
          <w:rFonts w:ascii="Times New Roman" w:hAnsi="Times New Roman" w:cs="Times New Roman"/>
        </w:rPr>
        <w:t xml:space="preserve"> determined</w:t>
      </w:r>
      <w:r w:rsidR="004B33DE">
        <w:rPr>
          <w:rFonts w:ascii="Times New Roman" w:hAnsi="Times New Roman" w:cs="Times New Roman"/>
        </w:rPr>
        <w:t xml:space="preserve"> in a similar fashion</w:t>
      </w:r>
      <w:r w:rsidRPr="00222E24">
        <w:rPr>
          <w:rFonts w:ascii="Times New Roman" w:hAnsi="Times New Roman" w:cs="Times New Roman"/>
        </w:rPr>
        <w:t xml:space="preserve">. The same set of </w:t>
      </w:r>
      <w:r w:rsidR="004B33DE">
        <w:rPr>
          <w:rFonts w:ascii="Times New Roman" w:hAnsi="Times New Roman" w:cs="Times New Roman"/>
        </w:rPr>
        <w:t xml:space="preserve">experimental </w:t>
      </w:r>
      <w:r w:rsidRPr="00222E24">
        <w:rPr>
          <w:rFonts w:ascii="Times New Roman" w:hAnsi="Times New Roman" w:cs="Times New Roman"/>
        </w:rPr>
        <w:t xml:space="preserve">data </w:t>
      </w:r>
      <w:r w:rsidR="00C32FF6">
        <w:rPr>
          <w:rFonts w:ascii="Times New Roman" w:hAnsi="Times New Roman" w:cs="Times New Roman"/>
        </w:rPr>
        <w:t xml:space="preserve">that </w:t>
      </w:r>
      <w:r w:rsidRPr="00222E24">
        <w:rPr>
          <w:rFonts w:ascii="Times New Roman" w:hAnsi="Times New Roman" w:cs="Times New Roman"/>
        </w:rPr>
        <w:t xml:space="preserve">was used </w:t>
      </w:r>
      <w:r w:rsidR="004B33DE">
        <w:rPr>
          <w:rFonts w:ascii="Times New Roman" w:hAnsi="Times New Roman" w:cs="Times New Roman"/>
        </w:rPr>
        <w:t>for the wavelength registration</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4B33DE">
        <w:rPr>
          <w:rFonts w:ascii="Times New Roman" w:hAnsi="Times New Roman" w:cs="Times New Roman"/>
        </w:rPr>
        <w:t xml:space="preserve">at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ax</w:t>
      </w:r>
      <w:r w:rsidR="004B33DE">
        <w:rPr>
          <w:rFonts w:ascii="Times New Roman" w:hAnsi="Times New Roman" w:cs="Times New Roman"/>
        </w:rPr>
        <w:t xml:space="preserve">imum </w:t>
      </w:r>
      <w:del w:id="358" w:author="Elash, Brenden" w:date="2015-09-15T15:16:00Z">
        <w:r w:rsidR="004B33DE" w:rsidDel="00D41A3E">
          <w:rPr>
            <w:rFonts w:ascii="Times New Roman" w:hAnsi="Times New Roman" w:cs="Times New Roman"/>
          </w:rPr>
          <w:delText>(FWHM)</w:delText>
        </w:r>
        <w:r w:rsidRPr="00222E24" w:rsidDel="00D41A3E">
          <w:rPr>
            <w:rFonts w:ascii="Times New Roman" w:hAnsi="Times New Roman" w:cs="Times New Roman"/>
          </w:rPr>
          <w:delText xml:space="preserve"> </w:delText>
        </w:r>
      </w:del>
      <w:r w:rsidR="004B33DE">
        <w:rPr>
          <w:rFonts w:ascii="Times New Roman" w:hAnsi="Times New Roman" w:cs="Times New Roman"/>
        </w:rPr>
        <w:t>for each obtained spectrum</w:t>
      </w:r>
      <w:r w:rsidRPr="00222E24">
        <w:rPr>
          <w:rFonts w:ascii="Times New Roman" w:hAnsi="Times New Roman" w:cs="Times New Roman"/>
        </w:rPr>
        <w:t>. These</w:t>
      </w:r>
      <w:r w:rsidR="000E43BD">
        <w:rPr>
          <w:rFonts w:ascii="Times New Roman" w:hAnsi="Times New Roman" w:cs="Times New Roman"/>
        </w:rPr>
        <w:t xml:space="preserve"> range from 2-5 nm, increasing monotonically with wavelength, and</w:t>
      </w:r>
      <w:r w:rsidRPr="00222E24">
        <w:rPr>
          <w:rFonts w:ascii="Times New Roman" w:hAnsi="Times New Roman" w:cs="Times New Roman"/>
        </w:rPr>
        <w:t xml:space="preserve"> are shown in </w:t>
      </w:r>
      <w:r w:rsidR="00917561">
        <w:rPr>
          <w:rFonts w:ascii="Times New Roman" w:hAnsi="Times New Roman" w:cs="Times New Roman"/>
        </w:rPr>
        <w:t xml:space="preserve">Figure </w:t>
      </w:r>
      <w:del w:id="359" w:author="Elash, Brenden" w:date="2015-09-16T16:11:00Z">
        <w:r w:rsidR="00917561" w:rsidDel="00000575">
          <w:rPr>
            <w:rFonts w:ascii="Times New Roman" w:hAnsi="Times New Roman" w:cs="Times New Roman"/>
          </w:rPr>
          <w:delText>3</w:delText>
        </w:r>
        <w:r w:rsidR="00D857E8" w:rsidDel="00000575">
          <w:rPr>
            <w:rFonts w:ascii="Times New Roman" w:hAnsi="Times New Roman" w:cs="Times New Roman"/>
          </w:rPr>
          <w:delText>c</w:delText>
        </w:r>
      </w:del>
      <w:ins w:id="360" w:author="Elash, Brenden" w:date="2015-09-16T16:11:00Z">
        <w:r w:rsidR="00000575">
          <w:rPr>
            <w:rFonts w:ascii="Times New Roman" w:hAnsi="Times New Roman" w:cs="Times New Roman"/>
          </w:rPr>
          <w:t>6c</w:t>
        </w:r>
      </w:ins>
      <w:r w:rsidRPr="00222E24">
        <w:rPr>
          <w:rFonts w:ascii="Times New Roman" w:hAnsi="Times New Roman" w:cs="Times New Roman"/>
        </w:rPr>
        <w:t>. Th</w:t>
      </w:r>
      <w:r w:rsidR="000E43BD">
        <w:rPr>
          <w:rFonts w:ascii="Times New Roman" w:hAnsi="Times New Roman" w:cs="Times New Roman"/>
        </w:rPr>
        <w:t>is</w:t>
      </w:r>
      <w:r w:rsidRPr="00222E24">
        <w:rPr>
          <w:rFonts w:ascii="Times New Roman" w:hAnsi="Times New Roman" w:cs="Times New Roman"/>
        </w:rPr>
        <w:t xml:space="preserve"> </w:t>
      </w:r>
      <w:r w:rsidR="000E43BD">
        <w:rPr>
          <w:rFonts w:ascii="Times New Roman" w:hAnsi="Times New Roman" w:cs="Times New Roman"/>
        </w:rPr>
        <w:t>s</w:t>
      </w:r>
      <w:r w:rsidRPr="00222E24">
        <w:rPr>
          <w:rFonts w:ascii="Times New Roman" w:hAnsi="Times New Roman" w:cs="Times New Roman"/>
        </w:rPr>
        <w:t xml:space="preserve">pectral resolution is well within the </w:t>
      </w:r>
      <w:r w:rsidR="000E43BD">
        <w:rPr>
          <w:rFonts w:ascii="Times New Roman" w:hAnsi="Times New Roman" w:cs="Times New Roman"/>
        </w:rPr>
        <w:t>specification</w:t>
      </w:r>
      <w:r w:rsidRPr="00222E24">
        <w:rPr>
          <w:rFonts w:ascii="Times New Roman" w:hAnsi="Times New Roman" w:cs="Times New Roman"/>
        </w:rPr>
        <w:t xml:space="preserve"> required in order to </w:t>
      </w:r>
      <w:r w:rsidR="000E43BD">
        <w:rPr>
          <w:rFonts w:ascii="Times New Roman" w:hAnsi="Times New Roman" w:cs="Times New Roman"/>
        </w:rPr>
        <w:t>retrieve</w:t>
      </w:r>
      <w:r w:rsidR="000E43BD" w:rsidRPr="00222E24">
        <w:rPr>
          <w:rFonts w:ascii="Times New Roman" w:hAnsi="Times New Roman" w:cs="Times New Roman"/>
        </w:rPr>
        <w:t xml:space="preserve"> </w:t>
      </w:r>
      <w:r w:rsidRPr="00222E24">
        <w:rPr>
          <w:rFonts w:ascii="Times New Roman" w:hAnsi="Times New Roman" w:cs="Times New Roman"/>
        </w:rPr>
        <w:t xml:space="preserve">aerosol </w:t>
      </w:r>
      <w:r w:rsidR="000E43BD">
        <w:rPr>
          <w:rFonts w:ascii="Times New Roman" w:hAnsi="Times New Roman" w:cs="Times New Roman"/>
        </w:rPr>
        <w:t>information as the aerosol scattering cross varies relatively slowly across the visible and near infrared spectral range</w:t>
      </w:r>
      <w:r w:rsidRPr="00222E24">
        <w:rPr>
          <w:rFonts w:ascii="Times New Roman" w:hAnsi="Times New Roman" w:cs="Times New Roman"/>
        </w:rPr>
        <w:t>.</w:t>
      </w:r>
      <w:r w:rsidR="007D0BBB">
        <w:rPr>
          <w:rFonts w:ascii="Times New Roman" w:hAnsi="Times New Roman" w:cs="Times New Roman"/>
        </w:rPr>
        <w:t xml:space="preserve"> </w:t>
      </w:r>
    </w:p>
    <w:p w14:paraId="4E79F5E1" w14:textId="71FBE695" w:rsidR="00F31679" w:rsidRPr="00222E24" w:rsidRDefault="00D94EFD" w:rsidP="00917561">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4759A5">
        <w:rPr>
          <w:rFonts w:ascii="Times New Roman" w:hAnsi="Times New Roman" w:cs="Times New Roman"/>
        </w:rPr>
        <w:t xml:space="preserve">same set of experimental data </w:t>
      </w:r>
      <w:r w:rsidR="00362545">
        <w:rPr>
          <w:rFonts w:ascii="Times New Roman" w:hAnsi="Times New Roman" w:cs="Times New Roman"/>
        </w:rPr>
        <w:t>was</w:t>
      </w:r>
      <w:r w:rsidR="00514F7E">
        <w:rPr>
          <w:rFonts w:ascii="Times New Roman" w:hAnsi="Times New Roman" w:cs="Times New Roman"/>
        </w:rPr>
        <w:t xml:space="preserve"> also</w:t>
      </w:r>
      <w:r w:rsidR="004759A5">
        <w:rPr>
          <w:rFonts w:ascii="Times New Roman" w:hAnsi="Times New Roman" w:cs="Times New Roman"/>
        </w:rPr>
        <w:t xml:space="preserve"> used to determine the </w:t>
      </w:r>
      <w:r w:rsidRPr="00222E24">
        <w:rPr>
          <w:rFonts w:ascii="Times New Roman" w:hAnsi="Times New Roman" w:cs="Times New Roman"/>
        </w:rPr>
        <w:t>diffraction efficiency</w:t>
      </w:r>
      <w:r w:rsidR="004759A5">
        <w:rPr>
          <w:rFonts w:ascii="Times New Roman" w:hAnsi="Times New Roman" w:cs="Times New Roman"/>
        </w:rPr>
        <w:t xml:space="preserve"> of the AOTF</w:t>
      </w:r>
      <w:r w:rsidR="00514F7E">
        <w:rPr>
          <w:rFonts w:ascii="Times New Roman" w:hAnsi="Times New Roman" w:cs="Times New Roman"/>
        </w:rPr>
        <w:t>,</w:t>
      </w:r>
      <w:r w:rsidRPr="00222E24">
        <w:rPr>
          <w:rFonts w:ascii="Times New Roman" w:hAnsi="Times New Roman" w:cs="Times New Roman"/>
        </w:rPr>
        <w:t xml:space="preserve"> </w:t>
      </w:r>
      <w:r w:rsidR="00362545">
        <w:rPr>
          <w:rFonts w:ascii="Times New Roman" w:hAnsi="Times New Roman" w:cs="Times New Roman"/>
        </w:rPr>
        <w:t>along with an additional measurement</w:t>
      </w:r>
      <w:r w:rsidR="00F31679" w:rsidRPr="00222E24">
        <w:rPr>
          <w:rFonts w:ascii="Times New Roman" w:hAnsi="Times New Roman" w:cs="Times New Roman"/>
        </w:rPr>
        <w:t xml:space="preserve"> </w:t>
      </w:r>
      <w:r w:rsidR="00362545">
        <w:rPr>
          <w:rFonts w:ascii="Times New Roman" w:hAnsi="Times New Roman" w:cs="Times New Roman"/>
        </w:rPr>
        <w:t>of the</w:t>
      </w:r>
      <w:r w:rsidR="00514F7E">
        <w:rPr>
          <w:rFonts w:ascii="Times New Roman" w:hAnsi="Times New Roman" w:cs="Times New Roman"/>
        </w:rPr>
        <w:t xml:space="preserve"> intensity of the</w:t>
      </w:r>
      <w:r w:rsidR="00362545">
        <w:rPr>
          <w:rFonts w:ascii="Times New Roman" w:hAnsi="Times New Roman" w:cs="Times New Roman"/>
        </w:rPr>
        <w:t xml:space="preserve"> incident collimated light beam</w:t>
      </w:r>
      <w:r w:rsidR="00F31679" w:rsidRPr="00222E24">
        <w:rPr>
          <w:rFonts w:ascii="Times New Roman" w:hAnsi="Times New Roman" w:cs="Times New Roman"/>
        </w:rPr>
        <w:t>.</w:t>
      </w:r>
      <w:ins w:id="361"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 xml:space="preserve">This </w:t>
      </w:r>
      <w:r w:rsidR="00F31679" w:rsidRPr="00222E24">
        <w:rPr>
          <w:rFonts w:ascii="Times New Roman" w:hAnsi="Times New Roman" w:cs="Times New Roman"/>
        </w:rPr>
        <w:t xml:space="preserve">was </w:t>
      </w:r>
      <w:r w:rsidR="00362545">
        <w:rPr>
          <w:rFonts w:ascii="Times New Roman" w:hAnsi="Times New Roman" w:cs="Times New Roman"/>
        </w:rPr>
        <w:t xml:space="preserve">simply </w:t>
      </w:r>
      <w:r w:rsidR="00F31679" w:rsidRPr="00222E24">
        <w:rPr>
          <w:rFonts w:ascii="Times New Roman" w:hAnsi="Times New Roman" w:cs="Times New Roman"/>
        </w:rPr>
        <w:t>acquired by removing the</w:t>
      </w:r>
      <w:r w:rsidR="00362545">
        <w:rPr>
          <w:rFonts w:ascii="Times New Roman" w:hAnsi="Times New Roman" w:cs="Times New Roman"/>
        </w:rPr>
        <w:t xml:space="preserve"> AOTF from the same experimental setup</w:t>
      </w:r>
      <w:r w:rsidR="00F31679" w:rsidRPr="00222E24">
        <w:rPr>
          <w:rFonts w:ascii="Times New Roman" w:hAnsi="Times New Roman" w:cs="Times New Roman"/>
        </w:rPr>
        <w:t xml:space="preserve">. </w:t>
      </w:r>
      <w:ins w:id="362"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The incident light source </w:t>
      </w:r>
      <w:r w:rsidR="00362545">
        <w:rPr>
          <w:rFonts w:ascii="Times New Roman" w:hAnsi="Times New Roman" w:cs="Times New Roman"/>
        </w:rPr>
        <w:t>was then</w:t>
      </w:r>
      <w:r w:rsidR="00F31679" w:rsidRPr="00222E24">
        <w:rPr>
          <w:rFonts w:ascii="Times New Roman" w:hAnsi="Times New Roman" w:cs="Times New Roman"/>
        </w:rPr>
        <w:t xml:space="preserve"> measured with th</w:t>
      </w:r>
      <w:r w:rsidR="00362545">
        <w:rPr>
          <w:rFonts w:ascii="Times New Roman" w:hAnsi="Times New Roman" w:cs="Times New Roman"/>
        </w:rPr>
        <w:t>e iHR320</w:t>
      </w:r>
      <w:r w:rsidR="00F31679" w:rsidRPr="00222E24">
        <w:rPr>
          <w:rFonts w:ascii="Times New Roman" w:hAnsi="Times New Roman" w:cs="Times New Roman"/>
        </w:rPr>
        <w:t xml:space="preserve"> spectrometer </w:t>
      </w:r>
      <w:r w:rsidR="003B6CE2">
        <w:rPr>
          <w:rFonts w:ascii="Times New Roman" w:hAnsi="Times New Roman" w:cs="Times New Roman"/>
        </w:rPr>
        <w:t xml:space="preserve">and </w:t>
      </w:r>
      <w:r w:rsidR="003B6CE2" w:rsidRPr="00222E24">
        <w:rPr>
          <w:rFonts w:ascii="Times New Roman" w:hAnsi="Times New Roman" w:cs="Times New Roman"/>
        </w:rPr>
        <w:t>Synapse CC</w:t>
      </w:r>
      <w:r w:rsidR="00514F7E">
        <w:rPr>
          <w:rFonts w:ascii="Times New Roman" w:hAnsi="Times New Roman" w:cs="Times New Roman"/>
        </w:rPr>
        <w:t>D</w:t>
      </w:r>
      <w:r w:rsidR="00F31679" w:rsidRPr="00222E24">
        <w:rPr>
          <w:rFonts w:ascii="Times New Roman" w:hAnsi="Times New Roman" w:cs="Times New Roman"/>
        </w:rPr>
        <w:t>.</w:t>
      </w:r>
      <w:ins w:id="363"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By taking the ratio of the</w:t>
      </w:r>
      <w:r w:rsidR="00362545">
        <w:rPr>
          <w:rFonts w:ascii="Times New Roman" w:hAnsi="Times New Roman" w:cs="Times New Roman"/>
        </w:rPr>
        <w:t xml:space="preserve"> intensity at the</w:t>
      </w:r>
      <w:r w:rsidR="00F31679" w:rsidRPr="00222E24">
        <w:rPr>
          <w:rFonts w:ascii="Times New Roman" w:hAnsi="Times New Roman" w:cs="Times New Roman"/>
        </w:rPr>
        <w:t xml:space="preserve"> diffracted wavelength </w:t>
      </w:r>
      <w:r w:rsidR="00362545">
        <w:rPr>
          <w:rFonts w:ascii="Times New Roman" w:hAnsi="Times New Roman" w:cs="Times New Roman"/>
        </w:rPr>
        <w:t>to</w:t>
      </w:r>
      <w:r w:rsidR="00F31679" w:rsidRPr="00222E24">
        <w:rPr>
          <w:rFonts w:ascii="Times New Roman" w:hAnsi="Times New Roman" w:cs="Times New Roman"/>
        </w:rPr>
        <w:t xml:space="preserve"> the incident </w:t>
      </w:r>
      <w:r w:rsidR="00362545">
        <w:rPr>
          <w:rFonts w:ascii="Times New Roman" w:hAnsi="Times New Roman" w:cs="Times New Roman"/>
        </w:rPr>
        <w:t xml:space="preserve">intensity </w:t>
      </w:r>
      <w:r w:rsidR="00F31679" w:rsidRPr="00222E24">
        <w:rPr>
          <w:rFonts w:ascii="Times New Roman" w:hAnsi="Times New Roman" w:cs="Times New Roman"/>
        </w:rPr>
        <w:t>the diffraction efficiency was determined.</w:t>
      </w:r>
      <w:ins w:id="364"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It was found to</w:t>
      </w:r>
      <w:r w:rsidR="00917561">
        <w:rPr>
          <w:rFonts w:ascii="Times New Roman" w:hAnsi="Times New Roman" w:cs="Times New Roman"/>
        </w:rPr>
        <w:t xml:space="preserve"> </w:t>
      </w:r>
      <w:r w:rsidR="00362545">
        <w:rPr>
          <w:rFonts w:ascii="Times New Roman" w:hAnsi="Times New Roman" w:cs="Times New Roman"/>
        </w:rPr>
        <w:t xml:space="preserve">vary </w:t>
      </w:r>
      <w:r w:rsidR="00917561">
        <w:rPr>
          <w:rFonts w:ascii="Times New Roman" w:hAnsi="Times New Roman" w:cs="Times New Roman"/>
        </w:rPr>
        <w:t>between 5</w:t>
      </w:r>
      <w:r w:rsidR="00D41A3E">
        <w:rPr>
          <w:rFonts w:ascii="Times New Roman" w:hAnsi="Times New Roman" w:cs="Times New Roman"/>
        </w:rPr>
        <w:t>4</w:t>
      </w:r>
      <w:r w:rsidR="00362545">
        <w:rPr>
          <w:rFonts w:ascii="Times New Roman" w:hAnsi="Times New Roman" w:cs="Times New Roman"/>
        </w:rPr>
        <w:t>-</w:t>
      </w:r>
      <w:r w:rsidR="00917561">
        <w:rPr>
          <w:rFonts w:ascii="Times New Roman" w:hAnsi="Times New Roman" w:cs="Times New Roman"/>
        </w:rPr>
        <w:t>64</w:t>
      </w:r>
      <w:r w:rsidR="00F31679" w:rsidRPr="00222E24">
        <w:rPr>
          <w:rFonts w:ascii="Times New Roman" w:hAnsi="Times New Roman" w:cs="Times New Roman"/>
        </w:rPr>
        <w:t>% across the measured spectral range</w:t>
      </w:r>
      <w:r w:rsidR="00362545">
        <w:rPr>
          <w:rFonts w:ascii="Times New Roman" w:hAnsi="Times New Roman" w:cs="Times New Roman"/>
        </w:rPr>
        <w:t>.</w:t>
      </w:r>
      <w:ins w:id="365"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 xml:space="preserve">It </w:t>
      </w:r>
      <w:r w:rsidR="00F31679" w:rsidRPr="00222E24">
        <w:rPr>
          <w:rFonts w:ascii="Times New Roman" w:hAnsi="Times New Roman" w:cs="Times New Roman"/>
        </w:rPr>
        <w:t xml:space="preserve">should be noted that the diffraction efficiency changes </w:t>
      </w:r>
      <w:r w:rsidR="00362545">
        <w:rPr>
          <w:rFonts w:ascii="Times New Roman" w:hAnsi="Times New Roman" w:cs="Times New Roman"/>
        </w:rPr>
        <w:t xml:space="preserve">also </w:t>
      </w:r>
      <w:r w:rsidR="00F31679" w:rsidRPr="00222E24">
        <w:rPr>
          <w:rFonts w:ascii="Times New Roman" w:hAnsi="Times New Roman" w:cs="Times New Roman"/>
        </w:rPr>
        <w:t>with respect to</w:t>
      </w:r>
      <w:r w:rsidR="00917561">
        <w:rPr>
          <w:rFonts w:ascii="Times New Roman" w:hAnsi="Times New Roman" w:cs="Times New Roman"/>
        </w:rPr>
        <w:t xml:space="preserve"> incoming angle</w:t>
      </w:r>
      <w:r w:rsidR="00362545">
        <w:rPr>
          <w:rFonts w:ascii="Times New Roman" w:hAnsi="Times New Roman" w:cs="Times New Roman"/>
        </w:rPr>
        <w:t xml:space="preserve"> and this experimental determination only measured the diffraction efficiency at normal incidence</w:t>
      </w:r>
      <w:r w:rsidR="00917561">
        <w:rPr>
          <w:rFonts w:ascii="Times New Roman" w:hAnsi="Times New Roman" w:cs="Times New Roman"/>
        </w:rPr>
        <w:t xml:space="preserve"> (</w:t>
      </w:r>
      <w:r w:rsidR="00F31679" w:rsidRPr="00222E24">
        <w:rPr>
          <w:rFonts w:ascii="Times New Roman" w:hAnsi="Times New Roman" w:cs="Times New Roman"/>
        </w:rPr>
        <w:t>Xu</w:t>
      </w:r>
      <w:r w:rsidR="00917561">
        <w:rPr>
          <w:rFonts w:ascii="Times New Roman" w:hAnsi="Times New Roman" w:cs="Times New Roman"/>
        </w:rPr>
        <w:t xml:space="preserve"> and Stroud, 1992)</w:t>
      </w:r>
      <w:r w:rsidR="00F31679" w:rsidRPr="00222E24">
        <w:rPr>
          <w:rFonts w:ascii="Times New Roman" w:hAnsi="Times New Roman" w:cs="Times New Roman"/>
        </w:rPr>
        <w:t>.</w:t>
      </w:r>
    </w:p>
    <w:p w14:paraId="37DAA203" w14:textId="575F4F26" w:rsidR="00F31679" w:rsidRPr="00222E24" w:rsidRDefault="00917561" w:rsidP="00917561">
      <w:pPr>
        <w:pStyle w:val="Heading2"/>
        <w:spacing w:line="360" w:lineRule="auto"/>
      </w:pPr>
      <w:r>
        <w:t xml:space="preserve">3.4 </w:t>
      </w:r>
      <w:r w:rsidR="00F31679" w:rsidRPr="00222E24">
        <w:t xml:space="preserve">Stray Light </w:t>
      </w:r>
    </w:p>
    <w:p w14:paraId="29F45B26" w14:textId="7DCA6B92" w:rsidR="00DB6D31"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A</w:t>
      </w:r>
      <w:r w:rsidR="00807A40">
        <w:rPr>
          <w:rFonts w:ascii="Times New Roman" w:hAnsi="Times New Roman" w:cs="Times New Roman"/>
        </w:rPr>
        <w:t xml:space="preserve"> laboratory</w:t>
      </w:r>
      <w:r w:rsidRPr="00222E24">
        <w:rPr>
          <w:rFonts w:ascii="Times New Roman" w:hAnsi="Times New Roman" w:cs="Times New Roman"/>
        </w:rPr>
        <w:t xml:space="preserve"> experiment to characterize the stray light </w:t>
      </w:r>
      <w:r w:rsidR="00807A40">
        <w:rPr>
          <w:rFonts w:ascii="Times New Roman" w:hAnsi="Times New Roman" w:cs="Times New Roman"/>
        </w:rPr>
        <w:t>in</w:t>
      </w:r>
      <w:r w:rsidR="00807A40" w:rsidRPr="00222E24">
        <w:rPr>
          <w:rFonts w:ascii="Times New Roman" w:hAnsi="Times New Roman" w:cs="Times New Roman"/>
        </w:rPr>
        <w:t xml:space="preserve"> </w:t>
      </w:r>
      <w:r w:rsidRPr="00222E24">
        <w:rPr>
          <w:rFonts w:ascii="Times New Roman" w:hAnsi="Times New Roman" w:cs="Times New Roman"/>
        </w:rPr>
        <w:t xml:space="preserve">the </w:t>
      </w:r>
      <w:r w:rsidR="00807A40">
        <w:rPr>
          <w:rFonts w:ascii="Times New Roman" w:hAnsi="Times New Roman" w:cs="Times New Roman"/>
        </w:rPr>
        <w:t>ALI</w:t>
      </w:r>
      <w:r w:rsidR="00807A40" w:rsidRPr="00222E24">
        <w:rPr>
          <w:rFonts w:ascii="Times New Roman" w:hAnsi="Times New Roman" w:cs="Times New Roman"/>
        </w:rPr>
        <w:t xml:space="preserve"> </w:t>
      </w:r>
      <w:r w:rsidRPr="00222E24">
        <w:rPr>
          <w:rFonts w:ascii="Times New Roman" w:hAnsi="Times New Roman" w:cs="Times New Roman"/>
        </w:rPr>
        <w:t xml:space="preserve">system was </w:t>
      </w:r>
      <w:r w:rsidR="00807A40">
        <w:rPr>
          <w:rFonts w:ascii="Times New Roman" w:hAnsi="Times New Roman" w:cs="Times New Roman"/>
        </w:rPr>
        <w:t xml:space="preserve">also </w:t>
      </w:r>
      <w:r w:rsidRPr="00222E24">
        <w:rPr>
          <w:rFonts w:ascii="Times New Roman" w:hAnsi="Times New Roman" w:cs="Times New Roman"/>
        </w:rPr>
        <w:t>performed. Two types of stray light exist; the first is out-of-field stray light</w:t>
      </w:r>
      <w:r w:rsidR="00807A40">
        <w:rPr>
          <w:rFonts w:ascii="Times New Roman" w:hAnsi="Times New Roman" w:cs="Times New Roman"/>
        </w:rPr>
        <w:t>, i.e.</w:t>
      </w:r>
      <w:r w:rsidRPr="00222E24">
        <w:rPr>
          <w:rFonts w:ascii="Times New Roman" w:hAnsi="Times New Roman" w:cs="Times New Roman"/>
        </w:rPr>
        <w:t xml:space="preserve"> </w:t>
      </w:r>
      <w:r w:rsidR="00807A40">
        <w:rPr>
          <w:rFonts w:ascii="Times New Roman" w:hAnsi="Times New Roman" w:cs="Times New Roman"/>
        </w:rPr>
        <w:t xml:space="preserve">signal </w:t>
      </w:r>
      <w:r w:rsidRPr="00222E24">
        <w:rPr>
          <w:rFonts w:ascii="Times New Roman" w:hAnsi="Times New Roman" w:cs="Times New Roman"/>
        </w:rPr>
        <w:t>that enters the optical path that</w:t>
      </w:r>
      <w:r w:rsidR="00807A40">
        <w:rPr>
          <w:rFonts w:ascii="Times New Roman" w:hAnsi="Times New Roman" w:cs="Times New Roman"/>
        </w:rPr>
        <w:t xml:space="preserve"> originates</w:t>
      </w:r>
      <w:r w:rsidRPr="00222E24">
        <w:rPr>
          <w:rFonts w:ascii="Times New Roman" w:hAnsi="Times New Roman" w:cs="Times New Roman"/>
        </w:rPr>
        <w:t xml:space="preserve"> outside of the field</w:t>
      </w:r>
      <w:ins w:id="366" w:author="Elash, Brenden" w:date="2015-09-15T11:57:00Z">
        <w:r w:rsidR="004B77B1">
          <w:rPr>
            <w:rFonts w:ascii="Times New Roman" w:hAnsi="Times New Roman" w:cs="Times New Roman"/>
          </w:rPr>
          <w:t xml:space="preserve"> </w:t>
        </w:r>
      </w:ins>
      <w:del w:id="367" w:author="Elash, Brenden" w:date="2015-09-15T11:57:00Z">
        <w:r w:rsidR="00807A40" w:rsidDel="004B77B1">
          <w:rPr>
            <w:rFonts w:ascii="Times New Roman" w:hAnsi="Times New Roman" w:cs="Times New Roman"/>
          </w:rPr>
          <w:delText>-</w:delText>
        </w:r>
      </w:del>
      <w:r w:rsidRPr="00222E24">
        <w:rPr>
          <w:rFonts w:ascii="Times New Roman" w:hAnsi="Times New Roman" w:cs="Times New Roman"/>
        </w:rPr>
        <w:t>of</w:t>
      </w:r>
      <w:ins w:id="368" w:author="Elash, Brenden" w:date="2015-09-15T11:57:00Z">
        <w:r w:rsidR="004B77B1">
          <w:rPr>
            <w:rFonts w:ascii="Times New Roman" w:hAnsi="Times New Roman" w:cs="Times New Roman"/>
          </w:rPr>
          <w:t xml:space="preserve"> </w:t>
        </w:r>
      </w:ins>
      <w:del w:id="369" w:author="Elash, Brenden" w:date="2015-09-15T11:57:00Z">
        <w:r w:rsidR="00807A40" w:rsidDel="004B77B1">
          <w:rPr>
            <w:rFonts w:ascii="Times New Roman" w:hAnsi="Times New Roman" w:cs="Times New Roman"/>
          </w:rPr>
          <w:delText>-</w:delText>
        </w:r>
      </w:del>
      <w:r w:rsidRPr="00222E24">
        <w:rPr>
          <w:rFonts w:ascii="Times New Roman" w:hAnsi="Times New Roman" w:cs="Times New Roman"/>
        </w:rPr>
        <w:t xml:space="preserve">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w:t>
      </w:r>
      <w:r w:rsidR="00807A40">
        <w:rPr>
          <w:rFonts w:ascii="Times New Roman" w:hAnsi="Times New Roman" w:cs="Times New Roman"/>
        </w:rPr>
        <w:t>,</w:t>
      </w:r>
      <w:r w:rsidRPr="00222E24">
        <w:rPr>
          <w:rFonts w:ascii="Times New Roman" w:hAnsi="Times New Roman" w:cs="Times New Roman"/>
        </w:rPr>
        <w:t xml:space="preserve"> which </w:t>
      </w:r>
      <w:r w:rsidR="00DB6D31">
        <w:rPr>
          <w:rFonts w:ascii="Times New Roman" w:hAnsi="Times New Roman" w:cs="Times New Roman"/>
        </w:rPr>
        <w:t>is caused by scattering, reflections or other imperfections in the optical elements</w:t>
      </w:r>
      <w:r w:rsidRPr="00222E24">
        <w:rPr>
          <w:rFonts w:ascii="Times New Roman" w:hAnsi="Times New Roman" w:cs="Times New Roman"/>
        </w:rPr>
        <w:t xml:space="preserve">. </w:t>
      </w:r>
      <w:r w:rsidR="00DB6D31">
        <w:rPr>
          <w:rFonts w:ascii="Times New Roman" w:hAnsi="Times New Roman" w:cs="Times New Roman"/>
        </w:rPr>
        <w:t>As mentioned above, s</w:t>
      </w:r>
      <w:r w:rsidRPr="00222E24">
        <w:rPr>
          <w:rFonts w:ascii="Times New Roman" w:hAnsi="Times New Roman" w:cs="Times New Roman"/>
        </w:rPr>
        <w:t xml:space="preserve">tray light removal </w:t>
      </w:r>
      <w:r w:rsidR="00DB6D31">
        <w:rPr>
          <w:rFonts w:ascii="Times New Roman" w:hAnsi="Times New Roman" w:cs="Times New Roman"/>
        </w:rPr>
        <w:t xml:space="preserve">is quite critical for limb scatter measurements. </w:t>
      </w:r>
    </w:p>
    <w:p w14:paraId="0BBE1C8F" w14:textId="2C9024E6" w:rsidR="00F31679" w:rsidRPr="00222E24" w:rsidRDefault="00DB6D31" w:rsidP="00C02C7B">
      <w:pPr>
        <w:spacing w:line="360" w:lineRule="auto"/>
        <w:ind w:firstLine="720"/>
        <w:jc w:val="both"/>
        <w:rPr>
          <w:rFonts w:ascii="Times New Roman" w:hAnsi="Times New Roman" w:cs="Times New Roman"/>
        </w:rPr>
      </w:pPr>
      <w:r>
        <w:rPr>
          <w:rFonts w:ascii="Times New Roman" w:hAnsi="Times New Roman" w:cs="Times New Roman"/>
        </w:rPr>
        <w:t xml:space="preserve">The use of the AOTF has potential to increase the amount of internal stray light due to the fact that the undiffracted beam and the unmeasured polarization also propagate through the system. </w:t>
      </w:r>
      <w:r w:rsidR="00F31679" w:rsidRPr="00222E24">
        <w:rPr>
          <w:rFonts w:ascii="Times New Roman" w:hAnsi="Times New Roman" w:cs="Times New Roman"/>
        </w:rPr>
        <w:t xml:space="preserve">However, the diffraction interaction only occurs when the </w:t>
      </w:r>
      <w:r>
        <w:rPr>
          <w:rFonts w:ascii="Times New Roman" w:hAnsi="Times New Roman" w:cs="Times New Roman"/>
        </w:rPr>
        <w:t>acoustic wave</w:t>
      </w:r>
      <w:r w:rsidRPr="00222E24">
        <w:rPr>
          <w:rFonts w:ascii="Times New Roman" w:hAnsi="Times New Roman" w:cs="Times New Roman"/>
        </w:rPr>
        <w:t xml:space="preserve"> </w:t>
      </w:r>
      <w:r w:rsidR="00F31679" w:rsidRPr="00222E24">
        <w:rPr>
          <w:rFonts w:ascii="Times New Roman" w:hAnsi="Times New Roman" w:cs="Times New Roman"/>
        </w:rPr>
        <w:t xml:space="preserve">signal is applied, so without the </w:t>
      </w:r>
      <w:r>
        <w:rPr>
          <w:rFonts w:ascii="Times New Roman" w:hAnsi="Times New Roman" w:cs="Times New Roman"/>
        </w:rPr>
        <w:t>acoustic</w:t>
      </w:r>
      <w:r w:rsidR="00F31679" w:rsidRPr="00222E24">
        <w:rPr>
          <w:rFonts w:ascii="Times New Roman" w:hAnsi="Times New Roman" w:cs="Times New Roman"/>
        </w:rPr>
        <w:t xml:space="preserve"> wave the recorded measurement only contain</w:t>
      </w:r>
      <w:r>
        <w:rPr>
          <w:rFonts w:ascii="Times New Roman" w:hAnsi="Times New Roman" w:cs="Times New Roman"/>
        </w:rPr>
        <w:t>s</w:t>
      </w:r>
      <w:r w:rsidR="00F31679" w:rsidRPr="00222E24">
        <w:rPr>
          <w:rFonts w:ascii="Times New Roman" w:hAnsi="Times New Roman" w:cs="Times New Roman"/>
        </w:rPr>
        <w:t xml:space="preserve"> the stray light in the system</w:t>
      </w:r>
      <w:r>
        <w:rPr>
          <w:rFonts w:ascii="Times New Roman" w:hAnsi="Times New Roman" w:cs="Times New Roman"/>
        </w:rPr>
        <w:t xml:space="preserve">.  </w:t>
      </w:r>
      <w:r w:rsidR="00F31679" w:rsidRPr="00222E24">
        <w:rPr>
          <w:rFonts w:ascii="Times New Roman" w:hAnsi="Times New Roman" w:cs="Times New Roman"/>
        </w:rPr>
        <w:t>Using this characteristic, the stray light of the system</w:t>
      </w:r>
      <w:r>
        <w:rPr>
          <w:rFonts w:ascii="Times New Roman" w:hAnsi="Times New Roman" w:cs="Times New Roman"/>
        </w:rPr>
        <w:t xml:space="preserve"> was measured in the laboratory</w:t>
      </w:r>
      <w:r w:rsidR="00F31679" w:rsidRPr="00222E24">
        <w:rPr>
          <w:rFonts w:ascii="Times New Roman" w:hAnsi="Times New Roman" w:cs="Times New Roman"/>
        </w:rPr>
        <w:t>. A 250</w:t>
      </w:r>
      <w:r w:rsidR="00C32FF6">
        <w:rPr>
          <w:rFonts w:ascii="Times New Roman" w:hAnsi="Times New Roman" w:cs="Times New Roman"/>
        </w:rPr>
        <w:t xml:space="preserve"> </w:t>
      </w:r>
      <w:r w:rsidR="00F31679" w:rsidRPr="00222E24">
        <w:rPr>
          <w:rFonts w:ascii="Times New Roman" w:hAnsi="Times New Roman" w:cs="Times New Roman"/>
        </w:rPr>
        <w:t xml:space="preserve">W quartz-tungsten light source was passed through a dispersing screen and </w:t>
      </w:r>
      <w:r>
        <w:rPr>
          <w:rFonts w:ascii="Times New Roman" w:hAnsi="Times New Roman" w:cs="Times New Roman"/>
        </w:rPr>
        <w:t>o</w:t>
      </w:r>
      <w:r w:rsidR="00F31679" w:rsidRPr="00222E24">
        <w:rPr>
          <w:rFonts w:ascii="Times New Roman" w:hAnsi="Times New Roman" w:cs="Times New Roman"/>
        </w:rPr>
        <w:t>nto the entrance aperture of ALI</w:t>
      </w:r>
      <w:r>
        <w:rPr>
          <w:rFonts w:ascii="Times New Roman" w:hAnsi="Times New Roman" w:cs="Times New Roman"/>
        </w:rPr>
        <w:t>, effectively</w:t>
      </w:r>
      <w:r w:rsidR="00F31679" w:rsidRPr="00222E24">
        <w:rPr>
          <w:rFonts w:ascii="Times New Roman" w:hAnsi="Times New Roman" w:cs="Times New Roman"/>
        </w:rPr>
        <w:t xml:space="preserve"> filling the entire </w:t>
      </w:r>
      <w:r>
        <w:rPr>
          <w:rFonts w:ascii="Times New Roman" w:hAnsi="Times New Roman" w:cs="Times New Roman"/>
        </w:rPr>
        <w:t xml:space="preserve">aperture and all angles within the </w:t>
      </w:r>
      <w:r w:rsidR="00F31679" w:rsidRPr="00222E24">
        <w:rPr>
          <w:rFonts w:ascii="Times New Roman" w:hAnsi="Times New Roman" w:cs="Times New Roman"/>
        </w:rPr>
        <w:t>field</w:t>
      </w:r>
      <w:ins w:id="370" w:author="Elash, Brenden" w:date="2015-09-15T11:57:00Z">
        <w:r w:rsidR="004B77B1">
          <w:rPr>
            <w:rFonts w:ascii="Times New Roman" w:hAnsi="Times New Roman" w:cs="Times New Roman"/>
          </w:rPr>
          <w:t xml:space="preserve"> </w:t>
        </w:r>
      </w:ins>
      <w:del w:id="371" w:author="Elash, Brenden" w:date="2015-09-15T11:57:00Z">
        <w:r w:rsidDel="004B77B1">
          <w:rPr>
            <w:rFonts w:ascii="Times New Roman" w:hAnsi="Times New Roman" w:cs="Times New Roman"/>
          </w:rPr>
          <w:delText>-</w:delText>
        </w:r>
      </w:del>
      <w:r w:rsidR="00F31679" w:rsidRPr="00222E24">
        <w:rPr>
          <w:rFonts w:ascii="Times New Roman" w:hAnsi="Times New Roman" w:cs="Times New Roman"/>
        </w:rPr>
        <w:t>of</w:t>
      </w:r>
      <w:ins w:id="372" w:author="Elash, Brenden" w:date="2015-09-15T11:57:00Z">
        <w:r w:rsidR="004B77B1">
          <w:rPr>
            <w:rFonts w:ascii="Times New Roman" w:hAnsi="Times New Roman" w:cs="Times New Roman"/>
          </w:rPr>
          <w:t xml:space="preserve"> </w:t>
        </w:r>
      </w:ins>
      <w:del w:id="373" w:author="Elash, Brenden" w:date="2015-09-15T11:57:00Z">
        <w:r w:rsidDel="004B77B1">
          <w:rPr>
            <w:rFonts w:ascii="Times New Roman" w:hAnsi="Times New Roman" w:cs="Times New Roman"/>
          </w:rPr>
          <w:delText>-</w:delText>
        </w:r>
      </w:del>
      <w:r w:rsidR="00F31679" w:rsidRPr="00222E24">
        <w:rPr>
          <w:rFonts w:ascii="Times New Roman" w:hAnsi="Times New Roman" w:cs="Times New Roman"/>
        </w:rPr>
        <w:t>view. Using a variety of exposure times, ranging from 0.1</w:t>
      </w:r>
      <w:r w:rsidR="00C32FF6">
        <w:rPr>
          <w:rFonts w:ascii="Times New Roman" w:hAnsi="Times New Roman" w:cs="Times New Roman"/>
        </w:rPr>
        <w:t xml:space="preserve"> </w:t>
      </w:r>
      <w:r w:rsidR="00F31679" w:rsidRPr="00222E24">
        <w:rPr>
          <w:rFonts w:ascii="Times New Roman" w:hAnsi="Times New Roman" w:cs="Times New Roman"/>
        </w:rPr>
        <w:t>s to 60</w:t>
      </w:r>
      <w:r w:rsidR="00C32FF6">
        <w:rPr>
          <w:rFonts w:ascii="Times New Roman" w:hAnsi="Times New Roman" w:cs="Times New Roman"/>
        </w:rPr>
        <w:t xml:space="preserve"> </w:t>
      </w:r>
      <w:r w:rsidR="00F31679" w:rsidRPr="00222E24">
        <w:rPr>
          <w:rFonts w:ascii="Times New Roman" w:hAnsi="Times New Roman" w:cs="Times New Roman"/>
        </w:rPr>
        <w:t>s and wavelengths from 650 to 950</w:t>
      </w:r>
      <w:r w:rsidR="00C32FF6">
        <w:rPr>
          <w:rFonts w:ascii="Times New Roman" w:hAnsi="Times New Roman" w:cs="Times New Roman"/>
        </w:rPr>
        <w:t xml:space="preserve"> </w:t>
      </w:r>
      <w:r w:rsidR="00F31679" w:rsidRPr="00222E24">
        <w:rPr>
          <w:rFonts w:ascii="Times New Roman" w:hAnsi="Times New Roman" w:cs="Times New Roman"/>
        </w:rPr>
        <w:t>nm in 25</w:t>
      </w:r>
      <w:r w:rsidR="00C32FF6">
        <w:rPr>
          <w:rFonts w:ascii="Times New Roman" w:hAnsi="Times New Roman" w:cs="Times New Roman"/>
        </w:rPr>
        <w:t xml:space="preserve"> </w:t>
      </w:r>
      <w:r w:rsidR="00F31679" w:rsidRPr="00222E24">
        <w:rPr>
          <w:rFonts w:ascii="Times New Roman" w:hAnsi="Times New Roman" w:cs="Times New Roman"/>
        </w:rPr>
        <w:t>nm intervals, th</w:t>
      </w:r>
      <w:r>
        <w:rPr>
          <w:rFonts w:ascii="Times New Roman" w:hAnsi="Times New Roman" w:cs="Times New Roman"/>
        </w:rPr>
        <w:t xml:space="preserve">is diffuse </w:t>
      </w:r>
      <w:r w:rsidR="00F31679" w:rsidRPr="00222E24">
        <w:rPr>
          <w:rFonts w:ascii="Times New Roman" w:hAnsi="Times New Roman" w:cs="Times New Roman"/>
        </w:rPr>
        <w:t xml:space="preserve">source was imaged twice; once with the </w:t>
      </w:r>
      <w:r w:rsidR="00F31679" w:rsidRPr="00222E24">
        <w:rPr>
          <w:rFonts w:ascii="Times New Roman" w:hAnsi="Times New Roman" w:cs="Times New Roman"/>
        </w:rPr>
        <w:lastRenderedPageBreak/>
        <w:t xml:space="preserve">AOTF in its off state, with no driving </w:t>
      </w:r>
      <w:r>
        <w:rPr>
          <w:rFonts w:ascii="Times New Roman" w:hAnsi="Times New Roman" w:cs="Times New Roman"/>
        </w:rPr>
        <w:t>acoustic</w:t>
      </w:r>
      <w:r w:rsidR="00F31679" w:rsidRPr="00222E24">
        <w:rPr>
          <w:rFonts w:ascii="Times New Roman" w:hAnsi="Times New Roman" w:cs="Times New Roman"/>
        </w:rPr>
        <w:t xml:space="preserve"> wave, and once with the ATOF in its on state, with the </w:t>
      </w:r>
      <w:r>
        <w:rPr>
          <w:rFonts w:ascii="Times New Roman" w:hAnsi="Times New Roman" w:cs="Times New Roman"/>
        </w:rPr>
        <w:t>acoustic</w:t>
      </w:r>
      <w:r w:rsidR="00F31679" w:rsidRPr="00222E24">
        <w:rPr>
          <w:rFonts w:ascii="Times New Roman" w:hAnsi="Times New Roman" w:cs="Times New Roman"/>
        </w:rPr>
        <w:t xml:space="preserve"> wave applied</w:t>
      </w:r>
      <w:r>
        <w:rPr>
          <w:rFonts w:ascii="Times New Roman" w:hAnsi="Times New Roman" w:cs="Times New Roman"/>
        </w:rPr>
        <w:t xml:space="preserve"> (see Figure </w:t>
      </w:r>
      <w:ins w:id="374" w:author="Elash, Brenden" w:date="2015-09-10T15:21:00Z">
        <w:r w:rsidR="00623BB5">
          <w:rPr>
            <w:rFonts w:ascii="Times New Roman" w:hAnsi="Times New Roman" w:cs="Times New Roman"/>
          </w:rPr>
          <w:t>2c</w:t>
        </w:r>
      </w:ins>
      <w:del w:id="375" w:author="Elash, Brenden" w:date="2015-09-10T15:21:00Z">
        <w:r w:rsidDel="00623BB5">
          <w:rPr>
            <w:rFonts w:ascii="Times New Roman" w:hAnsi="Times New Roman" w:cs="Times New Roman"/>
          </w:rPr>
          <w:delText>8</w:delText>
        </w:r>
      </w:del>
      <w:r>
        <w:rPr>
          <w:rFonts w:ascii="Times New Roman" w:hAnsi="Times New Roman" w:cs="Times New Roman"/>
        </w:rPr>
        <w:t>)</w:t>
      </w:r>
      <w:r w:rsidR="00F31679" w:rsidRPr="00222E24">
        <w:rPr>
          <w:rFonts w:ascii="Times New Roman" w:hAnsi="Times New Roman" w:cs="Times New Roman"/>
        </w:rPr>
        <w:t xml:space="preserve">. For each pair of measurements the image with the </w:t>
      </w:r>
      <w:r w:rsidR="00307678">
        <w:rPr>
          <w:rFonts w:ascii="Times New Roman" w:hAnsi="Times New Roman" w:cs="Times New Roman"/>
        </w:rPr>
        <w:t>“</w:t>
      </w:r>
      <w:r w:rsidR="00F31679" w:rsidRPr="00222E24">
        <w:rPr>
          <w:rFonts w:ascii="Times New Roman" w:hAnsi="Times New Roman" w:cs="Times New Roman"/>
        </w:rPr>
        <w:t>AOTF-off</w:t>
      </w:r>
      <w:r w:rsidR="00307678">
        <w:rPr>
          <w:rFonts w:ascii="Times New Roman" w:hAnsi="Times New Roman" w:cs="Times New Roman"/>
        </w:rPr>
        <w:t>”</w:t>
      </w:r>
      <w:r w:rsidR="00F31679" w:rsidRPr="00222E24">
        <w:rPr>
          <w:rFonts w:ascii="Times New Roman" w:hAnsi="Times New Roman" w:cs="Times New Roman"/>
        </w:rPr>
        <w:t xml:space="preserve"> only contains stray light in the system</w:t>
      </w:r>
      <w:r w:rsidR="00425B80">
        <w:rPr>
          <w:rFonts w:ascii="Times New Roman" w:hAnsi="Times New Roman" w:cs="Times New Roman"/>
        </w:rPr>
        <w:t>,</w:t>
      </w:r>
      <w:r w:rsidR="00F31679" w:rsidRPr="00222E24">
        <w:rPr>
          <w:rFonts w:ascii="Times New Roman" w:hAnsi="Times New Roman" w:cs="Times New Roman"/>
        </w:rPr>
        <w:t xml:space="preserve"> and the </w:t>
      </w:r>
      <w:r w:rsidR="00307678">
        <w:rPr>
          <w:rFonts w:ascii="Times New Roman" w:hAnsi="Times New Roman" w:cs="Times New Roman"/>
        </w:rPr>
        <w:t>“</w:t>
      </w:r>
      <w:r w:rsidR="00F31679" w:rsidRPr="00222E24">
        <w:rPr>
          <w:rFonts w:ascii="Times New Roman" w:hAnsi="Times New Roman" w:cs="Times New Roman"/>
        </w:rPr>
        <w:t>AOTF</w:t>
      </w:r>
      <w:r w:rsidR="00307678">
        <w:rPr>
          <w:rFonts w:ascii="Times New Roman" w:hAnsi="Times New Roman" w:cs="Times New Roman"/>
        </w:rPr>
        <w:t>-</w:t>
      </w:r>
      <w:r w:rsidR="00425B80">
        <w:rPr>
          <w:rFonts w:ascii="Times New Roman" w:hAnsi="Times New Roman" w:cs="Times New Roman"/>
        </w:rPr>
        <w:t>on” i</w:t>
      </w:r>
      <w:r w:rsidR="00F31679" w:rsidRPr="00222E24">
        <w:rPr>
          <w:rFonts w:ascii="Times New Roman" w:hAnsi="Times New Roman" w:cs="Times New Roman"/>
        </w:rPr>
        <w:t xml:space="preserve">mage contains the stray light combined with the </w:t>
      </w:r>
      <w:r w:rsidR="00307678">
        <w:rPr>
          <w:rFonts w:ascii="Times New Roman" w:hAnsi="Times New Roman" w:cs="Times New Roman"/>
        </w:rPr>
        <w:t xml:space="preserve">image of the diffuse </w:t>
      </w:r>
      <w:r w:rsidR="00F31679" w:rsidRPr="00222E24">
        <w:rPr>
          <w:rFonts w:ascii="Times New Roman" w:hAnsi="Times New Roman" w:cs="Times New Roman"/>
        </w:rPr>
        <w:t xml:space="preserve">source. Subtracting the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 from the </w:t>
      </w:r>
      <w:r w:rsidR="00425B80">
        <w:rPr>
          <w:rFonts w:ascii="Times New Roman" w:hAnsi="Times New Roman" w:cs="Times New Roman"/>
        </w:rPr>
        <w:t>“</w:t>
      </w:r>
      <w:r w:rsidR="00F31679" w:rsidRPr="00222E24">
        <w:rPr>
          <w:rFonts w:ascii="Times New Roman" w:hAnsi="Times New Roman" w:cs="Times New Roman"/>
        </w:rPr>
        <w:t>AOTF-o</w:t>
      </w:r>
      <w:r w:rsidR="00425B80">
        <w:rPr>
          <w:rFonts w:ascii="Times New Roman" w:hAnsi="Times New Roman" w:cs="Times New Roman"/>
        </w:rPr>
        <w:t>n”</w:t>
      </w:r>
      <w:r w:rsidR="00F31679" w:rsidRPr="00222E24">
        <w:rPr>
          <w:rFonts w:ascii="Times New Roman" w:hAnsi="Times New Roman" w:cs="Times New Roman"/>
        </w:rPr>
        <w:t xml:space="preserve"> image yields a final image that contains</w:t>
      </w:r>
      <w:r w:rsidR="00425B80">
        <w:rPr>
          <w:rFonts w:ascii="Times New Roman" w:hAnsi="Times New Roman" w:cs="Times New Roman"/>
        </w:rPr>
        <w:t xml:space="preserve"> only the image of the diffuse source</w:t>
      </w:r>
      <w:r w:rsidR="00F31679" w:rsidRPr="00222E24">
        <w:rPr>
          <w:rFonts w:ascii="Times New Roman" w:hAnsi="Times New Roman" w:cs="Times New Roman"/>
        </w:rPr>
        <w:t xml:space="preserve">. </w:t>
      </w:r>
      <w:r w:rsidR="00425B80">
        <w:rPr>
          <w:rFonts w:ascii="Times New Roman" w:hAnsi="Times New Roman" w:cs="Times New Roman"/>
        </w:rPr>
        <w:t xml:space="preserve">A typical example of a </w:t>
      </w:r>
      <w:r w:rsidR="00F31679" w:rsidRPr="00222E24">
        <w:rPr>
          <w:rFonts w:ascii="Times New Roman" w:hAnsi="Times New Roman" w:cs="Times New Roman"/>
        </w:rPr>
        <w:t xml:space="preserve">resulting image </w:t>
      </w:r>
      <w:r w:rsidR="00425B80">
        <w:rPr>
          <w:rFonts w:ascii="Times New Roman" w:hAnsi="Times New Roman" w:cs="Times New Roman"/>
        </w:rPr>
        <w:t xml:space="preserve">is shown </w:t>
      </w:r>
      <w:r w:rsidR="004F1D71">
        <w:rPr>
          <w:rFonts w:ascii="Times New Roman" w:hAnsi="Times New Roman" w:cs="Times New Roman"/>
        </w:rPr>
        <w:t xml:space="preserve">in Figure </w:t>
      </w:r>
      <w:del w:id="376" w:author="Elash, Brenden" w:date="2015-09-16T16:13:00Z">
        <w:r w:rsidR="004F1D71" w:rsidDel="00000575">
          <w:rPr>
            <w:rFonts w:ascii="Times New Roman" w:hAnsi="Times New Roman" w:cs="Times New Roman"/>
          </w:rPr>
          <w:delText>15</w:delText>
        </w:r>
      </w:del>
      <w:ins w:id="377" w:author="Elash, Brenden" w:date="2015-09-16T16:13:00Z">
        <w:r w:rsidR="00000575">
          <w:rPr>
            <w:rFonts w:ascii="Times New Roman" w:hAnsi="Times New Roman" w:cs="Times New Roman"/>
          </w:rPr>
          <w:t>7</w:t>
        </w:r>
      </w:ins>
      <w:r w:rsidR="00F31679" w:rsidRPr="00222E24">
        <w:rPr>
          <w:rFonts w:ascii="Times New Roman" w:hAnsi="Times New Roman" w:cs="Times New Roman"/>
        </w:rPr>
        <w:t xml:space="preserve">. </w:t>
      </w:r>
      <w:r w:rsidR="00425B80">
        <w:rPr>
          <w:rFonts w:ascii="Times New Roman" w:hAnsi="Times New Roman" w:cs="Times New Roman"/>
        </w:rPr>
        <w:t xml:space="preserve"> </w:t>
      </w:r>
      <w:r w:rsidR="00F31679" w:rsidRPr="00222E24">
        <w:rPr>
          <w:rFonts w:ascii="Times New Roman" w:hAnsi="Times New Roman" w:cs="Times New Roman"/>
        </w:rPr>
        <w:t xml:space="preserve">The </w:t>
      </w:r>
      <w:r w:rsidR="00425B80">
        <w:rPr>
          <w:rFonts w:ascii="Times New Roman" w:hAnsi="Times New Roman" w:cs="Times New Roman"/>
        </w:rPr>
        <w:t xml:space="preserve">observed </w:t>
      </w:r>
      <w:r w:rsidR="00F31679" w:rsidRPr="00222E24">
        <w:rPr>
          <w:rFonts w:ascii="Times New Roman" w:hAnsi="Times New Roman" w:cs="Times New Roman"/>
        </w:rPr>
        <w:t>vignetting is caused by the aperture of the AOTF</w:t>
      </w:r>
      <w:r w:rsidR="00425B80">
        <w:rPr>
          <w:rFonts w:ascii="Times New Roman" w:hAnsi="Times New Roman" w:cs="Times New Roman"/>
        </w:rPr>
        <w:t xml:space="preserve"> and is expected from the ray trace model</w:t>
      </w:r>
      <w:r w:rsidR="00F31679" w:rsidRPr="00222E24">
        <w:rPr>
          <w:rFonts w:ascii="Times New Roman" w:hAnsi="Times New Roman" w:cs="Times New Roman"/>
        </w:rPr>
        <w:t xml:space="preserve">. </w:t>
      </w:r>
      <w:r w:rsidR="00425B80">
        <w:rPr>
          <w:rFonts w:ascii="Times New Roman" w:hAnsi="Times New Roman" w:cs="Times New Roman"/>
        </w:rPr>
        <w:t xml:space="preserve"> Note that this method also removes any dark current associated with the detector</w:t>
      </w:r>
      <w:del w:id="378" w:author="Elash, Brenden" w:date="2015-09-16T11:15:00Z">
        <w:r w:rsidR="00425B80" w:rsidDel="00121F23">
          <w:rPr>
            <w:rFonts w:ascii="Times New Roman" w:hAnsi="Times New Roman" w:cs="Times New Roman"/>
          </w:rPr>
          <w:delText xml:space="preserve"> image</w:delText>
        </w:r>
      </w:del>
      <w:r w:rsidR="00425B80">
        <w:rPr>
          <w:rFonts w:ascii="Times New Roman" w:hAnsi="Times New Roman" w:cs="Times New Roman"/>
        </w:rPr>
        <w:t xml:space="preserve">.  This two-image method was used operationally during the balloon measurement campaign such that </w:t>
      </w:r>
      <w:r w:rsidR="00F31679" w:rsidRPr="00222E24">
        <w:rPr>
          <w:rFonts w:ascii="Times New Roman" w:hAnsi="Times New Roman" w:cs="Times New Roman"/>
        </w:rPr>
        <w:t xml:space="preserve">images captured </w:t>
      </w:r>
      <w:r w:rsidR="00425B80">
        <w:rPr>
          <w:rFonts w:ascii="Times New Roman" w:hAnsi="Times New Roman" w:cs="Times New Roman"/>
        </w:rPr>
        <w:t xml:space="preserve">had </w:t>
      </w:r>
      <w:r w:rsidR="00F31679" w:rsidRPr="00222E24">
        <w:rPr>
          <w:rFonts w:ascii="Times New Roman" w:hAnsi="Times New Roman" w:cs="Times New Roman"/>
        </w:rPr>
        <w:t xml:space="preserve">a corresponding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w:t>
      </w:r>
      <w:r w:rsidR="00425B80">
        <w:rPr>
          <w:rFonts w:ascii="Times New Roman" w:hAnsi="Times New Roman" w:cs="Times New Roman"/>
        </w:rPr>
        <w:t xml:space="preserve"> immediately obtained with the same exposure time</w:t>
      </w:r>
      <w:r w:rsidR="00F31679" w:rsidRPr="00222E24">
        <w:rPr>
          <w:rFonts w:ascii="Times New Roman" w:hAnsi="Times New Roman" w:cs="Times New Roman"/>
        </w:rPr>
        <w:t>.</w:t>
      </w:r>
    </w:p>
    <w:p w14:paraId="175A4243" w14:textId="65BBD234" w:rsidR="00F31679" w:rsidRPr="00222E24" w:rsidRDefault="00917561" w:rsidP="00917561">
      <w:pPr>
        <w:pStyle w:val="Heading2"/>
        <w:spacing w:line="360" w:lineRule="auto"/>
      </w:pPr>
      <w:r>
        <w:t xml:space="preserve">3.5 </w:t>
      </w:r>
      <w:r w:rsidR="00157A7D">
        <w:t xml:space="preserve">Relative </w:t>
      </w:r>
      <w:r w:rsidR="00F31679" w:rsidRPr="00222E24">
        <w:t xml:space="preserve">Flat Fielding </w:t>
      </w:r>
      <w:r w:rsidR="00157A7D">
        <w:t>Calibration</w:t>
      </w:r>
    </w:p>
    <w:p w14:paraId="0D3C2EC0" w14:textId="5AE0C180" w:rsidR="00F31679" w:rsidRPr="00222E24" w:rsidRDefault="005D3300" w:rsidP="005855BB">
      <w:pPr>
        <w:spacing w:line="360" w:lineRule="auto"/>
        <w:ind w:firstLine="720"/>
        <w:jc w:val="both"/>
        <w:rPr>
          <w:rFonts w:ascii="Times New Roman" w:hAnsi="Times New Roman" w:cs="Times New Roman"/>
        </w:rPr>
      </w:pPr>
      <w:r>
        <w:rPr>
          <w:rFonts w:ascii="Times New Roman" w:hAnsi="Times New Roman" w:cs="Times New Roman"/>
        </w:rPr>
        <w:t>The f</w:t>
      </w:r>
      <w:r w:rsidR="00F31679" w:rsidRPr="00222E24">
        <w:rPr>
          <w:rFonts w:ascii="Times New Roman" w:hAnsi="Times New Roman" w:cs="Times New Roman"/>
        </w:rPr>
        <w:t>lat-field</w:t>
      </w:r>
      <w:r>
        <w:rPr>
          <w:rFonts w:ascii="Times New Roman" w:hAnsi="Times New Roman" w:cs="Times New Roman"/>
        </w:rPr>
        <w:t xml:space="preserve"> calibration corrects optical and detector level differences in the system across the field</w:t>
      </w:r>
      <w:ins w:id="379" w:author="Elash, Brenden" w:date="2015-09-15T11:57:00Z">
        <w:r w:rsidR="004B77B1">
          <w:rPr>
            <w:rFonts w:ascii="Times New Roman" w:hAnsi="Times New Roman" w:cs="Times New Roman"/>
          </w:rPr>
          <w:t xml:space="preserve"> </w:t>
        </w:r>
      </w:ins>
      <w:del w:id="380" w:author="Elash, Brenden" w:date="2015-09-15T11:57:00Z">
        <w:r w:rsidDel="004B77B1">
          <w:rPr>
            <w:rFonts w:ascii="Times New Roman" w:hAnsi="Times New Roman" w:cs="Times New Roman"/>
          </w:rPr>
          <w:delText>-</w:delText>
        </w:r>
      </w:del>
      <w:r>
        <w:rPr>
          <w:rFonts w:ascii="Times New Roman" w:hAnsi="Times New Roman" w:cs="Times New Roman"/>
        </w:rPr>
        <w:t>of</w:t>
      </w:r>
      <w:ins w:id="381" w:author="Elash, Brenden" w:date="2015-09-15T11:57:00Z">
        <w:r w:rsidR="004B77B1">
          <w:rPr>
            <w:rFonts w:ascii="Times New Roman" w:hAnsi="Times New Roman" w:cs="Times New Roman"/>
          </w:rPr>
          <w:t xml:space="preserve"> </w:t>
        </w:r>
      </w:ins>
      <w:del w:id="382" w:author="Elash, Brenden" w:date="2015-09-15T11:57:00Z">
        <w:r w:rsidDel="004B77B1">
          <w:rPr>
            <w:rFonts w:ascii="Times New Roman" w:hAnsi="Times New Roman" w:cs="Times New Roman"/>
          </w:rPr>
          <w:delText>-</w:delText>
        </w:r>
      </w:del>
      <w:r>
        <w:rPr>
          <w:rFonts w:ascii="Times New Roman" w:hAnsi="Times New Roman" w:cs="Times New Roman"/>
        </w:rPr>
        <w:t xml:space="preserve">view such that </w:t>
      </w:r>
      <w:r w:rsidR="00EF15EF">
        <w:rPr>
          <w:rFonts w:ascii="Times New Roman" w:hAnsi="Times New Roman" w:cs="Times New Roman"/>
        </w:rPr>
        <w:t xml:space="preserve">a calibrated image of a perfectly diffuse source yields a constant value across the image. </w:t>
      </w:r>
      <w:r w:rsidR="00F31679" w:rsidRPr="00222E24">
        <w:rPr>
          <w:rFonts w:ascii="Times New Roman" w:hAnsi="Times New Roman" w:cs="Times New Roman"/>
        </w:rPr>
        <w:t xml:space="preserve"> The resulting images</w:t>
      </w:r>
      <w:r w:rsidR="00EF15EF">
        <w:rPr>
          <w:rFonts w:ascii="Times New Roman" w:hAnsi="Times New Roman" w:cs="Times New Roman"/>
        </w:rPr>
        <w:t xml:space="preserve"> from the diffuse source described above</w:t>
      </w:r>
      <w:r w:rsidR="00F31679" w:rsidRPr="00222E24">
        <w:rPr>
          <w:rFonts w:ascii="Times New Roman" w:hAnsi="Times New Roman" w:cs="Times New Roman"/>
        </w:rPr>
        <w:t xml:space="preserve"> were used to determine the flat fielding correction</w:t>
      </w:r>
      <w:r w:rsidR="00157A7D">
        <w:rPr>
          <w:rFonts w:ascii="Times New Roman" w:hAnsi="Times New Roman" w:cs="Times New Roman"/>
        </w:rPr>
        <w:t>s for ALI</w:t>
      </w:r>
      <w:r w:rsidR="00F31679" w:rsidRPr="00222E24">
        <w:rPr>
          <w:rFonts w:ascii="Times New Roman" w:hAnsi="Times New Roman" w:cs="Times New Roman"/>
        </w:rPr>
        <w:t>. The</w:t>
      </w:r>
      <w:r w:rsidR="00EF15EF">
        <w:rPr>
          <w:rFonts w:ascii="Times New Roman" w:hAnsi="Times New Roman" w:cs="Times New Roman"/>
        </w:rPr>
        <w:t>se</w:t>
      </w:r>
      <w:r w:rsidR="00F31679" w:rsidRPr="00222E24">
        <w:rPr>
          <w:rFonts w:ascii="Times New Roman" w:hAnsi="Times New Roman" w:cs="Times New Roman"/>
        </w:rPr>
        <w:t xml:space="preserve"> were determined in two step</w:t>
      </w:r>
      <w:r w:rsidR="00157A7D">
        <w:rPr>
          <w:rFonts w:ascii="Times New Roman" w:hAnsi="Times New Roman" w:cs="Times New Roman"/>
        </w:rPr>
        <w:t>s: spatial and spectral</w:t>
      </w:r>
      <w:r w:rsidR="00F31679" w:rsidRPr="00222E24">
        <w:rPr>
          <w:rFonts w:ascii="Times New Roman" w:hAnsi="Times New Roman" w:cs="Times New Roman"/>
        </w:rPr>
        <w:t>. First</w:t>
      </w:r>
      <w:r w:rsidR="00157A7D">
        <w:rPr>
          <w:rFonts w:ascii="Times New Roman" w:hAnsi="Times New Roman" w:cs="Times New Roman"/>
        </w:rPr>
        <w:t>,</w:t>
      </w:r>
      <w:r w:rsidR="00F31679" w:rsidRPr="00222E24">
        <w:rPr>
          <w:rFonts w:ascii="Times New Roman" w:hAnsi="Times New Roman" w:cs="Times New Roman"/>
        </w:rPr>
        <w:t xml:space="preserve"> for the spatial correction, for each </w:t>
      </w:r>
      <w:r w:rsidR="00157A7D">
        <w:rPr>
          <w:rFonts w:ascii="Times New Roman" w:hAnsi="Times New Roman" w:cs="Times New Roman"/>
        </w:rPr>
        <w:t xml:space="preserve">image at a given </w:t>
      </w:r>
      <w:r w:rsidR="00F31679" w:rsidRPr="00222E24">
        <w:rPr>
          <w:rFonts w:ascii="Times New Roman" w:hAnsi="Times New Roman" w:cs="Times New Roman"/>
        </w:rPr>
        <w:t xml:space="preserve">wavelength, </w:t>
      </w:r>
      <w:r w:rsidR="00157A7D">
        <w:rPr>
          <w:rFonts w:ascii="Times New Roman" w:hAnsi="Times New Roman" w:cs="Times New Roman"/>
        </w:rPr>
        <w:t xml:space="preserve">each pixel was scaled to </w:t>
      </w:r>
      <w:r w:rsidR="00F31679" w:rsidRPr="00222E24">
        <w:rPr>
          <w:rFonts w:ascii="Times New Roman" w:hAnsi="Times New Roman" w:cs="Times New Roman"/>
        </w:rPr>
        <w:t>the mean value of the center 25</w:t>
      </w:r>
      <w:r w:rsidR="00157A7D">
        <w:rPr>
          <w:rFonts w:ascii="Times New Roman" w:hAnsi="Times New Roman" w:cs="Times New Roman"/>
        </w:rPr>
        <w:t>x</w:t>
      </w:r>
      <w:r w:rsidR="00F31679" w:rsidRPr="00222E24">
        <w:rPr>
          <w:rFonts w:ascii="Times New Roman" w:hAnsi="Times New Roman" w:cs="Times New Roman"/>
        </w:rPr>
        <w:t>25 pixels</w:t>
      </w:r>
      <w:r w:rsidR="00157A7D">
        <w:rPr>
          <w:rFonts w:ascii="Times New Roman" w:hAnsi="Times New Roman" w:cs="Times New Roman"/>
        </w:rPr>
        <w:t xml:space="preserve">, which had no more than a 4% standard deviation. </w:t>
      </w:r>
      <w:r w:rsidR="00F31679" w:rsidRPr="00222E24">
        <w:rPr>
          <w:rFonts w:ascii="Times New Roman" w:hAnsi="Times New Roman" w:cs="Times New Roman"/>
        </w:rPr>
        <w:t xml:space="preserve"> ALI is most sensitive at 775</w:t>
      </w:r>
      <w:r w:rsidR="00C32FF6">
        <w:rPr>
          <w:rFonts w:ascii="Times New Roman" w:hAnsi="Times New Roman" w:cs="Times New Roman"/>
        </w:rPr>
        <w:t xml:space="preserve"> </w:t>
      </w:r>
      <w:r w:rsidR="00F31679" w:rsidRPr="00222E24">
        <w:rPr>
          <w:rFonts w:ascii="Times New Roman" w:hAnsi="Times New Roman" w:cs="Times New Roman"/>
        </w:rPr>
        <w:t>nm so this wavelength was chosen as the reference wavelength</w:t>
      </w:r>
      <w:r w:rsidR="00157A7D">
        <w:rPr>
          <w:rFonts w:ascii="Times New Roman" w:hAnsi="Times New Roman" w:cs="Times New Roman"/>
        </w:rPr>
        <w:t xml:space="preserve"> of a relative spectral calibration.</w:t>
      </w:r>
      <w:r w:rsidR="00F31679" w:rsidRPr="00222E24">
        <w:rPr>
          <w:rFonts w:ascii="Times New Roman" w:hAnsi="Times New Roman" w:cs="Times New Roman"/>
        </w:rPr>
        <w:t xml:space="preserve"> </w:t>
      </w:r>
      <w:r w:rsidR="00157A7D">
        <w:rPr>
          <w:rFonts w:ascii="Times New Roman" w:hAnsi="Times New Roman" w:cs="Times New Roman"/>
        </w:rPr>
        <w:t>A</w:t>
      </w:r>
      <w:r w:rsidR="00F31679" w:rsidRPr="00222E24">
        <w:rPr>
          <w:rFonts w:ascii="Times New Roman" w:hAnsi="Times New Roman" w:cs="Times New Roman"/>
        </w:rPr>
        <w:t xml:space="preserve">ll flat-fielding corrections were </w:t>
      </w:r>
      <w:r w:rsidR="00157A7D">
        <w:rPr>
          <w:rFonts w:ascii="Times New Roman" w:hAnsi="Times New Roman" w:cs="Times New Roman"/>
        </w:rPr>
        <w:t xml:space="preserve">then </w:t>
      </w:r>
      <w:r w:rsidR="00F31679" w:rsidRPr="00222E24">
        <w:rPr>
          <w:rFonts w:ascii="Times New Roman" w:hAnsi="Times New Roman" w:cs="Times New Roman"/>
        </w:rPr>
        <w:t xml:space="preserve">scaled </w:t>
      </w:r>
      <w:del w:id="383" w:author="Elash, Brenden" w:date="2015-09-16T15:47:00Z">
        <w:r w:rsidR="00F31679" w:rsidRPr="00222E24" w:rsidDel="001F57FF">
          <w:rPr>
            <w:rFonts w:ascii="Times New Roman" w:hAnsi="Times New Roman" w:cs="Times New Roman"/>
          </w:rPr>
          <w:delText xml:space="preserve">to yield the same </w:delText>
        </w:r>
        <w:r w:rsidR="00157A7D" w:rsidDel="001F57FF">
          <w:rPr>
            <w:rFonts w:ascii="Times New Roman" w:hAnsi="Times New Roman" w:cs="Times New Roman"/>
          </w:rPr>
          <w:delText xml:space="preserve">mean </w:delText>
        </w:r>
        <w:r w:rsidR="00F31679" w:rsidRPr="00222E24" w:rsidDel="001F57FF">
          <w:rPr>
            <w:rFonts w:ascii="Times New Roman" w:hAnsi="Times New Roman" w:cs="Times New Roman"/>
          </w:rPr>
          <w:delText xml:space="preserve">value as the </w:delText>
        </w:r>
        <w:r w:rsidR="00157A7D" w:rsidDel="001F57FF">
          <w:rPr>
            <w:rFonts w:ascii="Times New Roman" w:hAnsi="Times New Roman" w:cs="Times New Roman"/>
          </w:rPr>
          <w:delText xml:space="preserve">corrected </w:delText>
        </w:r>
        <w:r w:rsidR="00F31679" w:rsidRPr="00222E24" w:rsidDel="001F57FF">
          <w:rPr>
            <w:rFonts w:ascii="Times New Roman" w:hAnsi="Times New Roman" w:cs="Times New Roman"/>
          </w:rPr>
          <w:delText>775</w:delText>
        </w:r>
        <w:r w:rsidR="00C32FF6" w:rsidDel="001F57FF">
          <w:rPr>
            <w:rFonts w:ascii="Times New Roman" w:hAnsi="Times New Roman" w:cs="Times New Roman"/>
          </w:rPr>
          <w:delText xml:space="preserve"> </w:delText>
        </w:r>
        <w:r w:rsidR="00F31679" w:rsidRPr="00222E24" w:rsidDel="001F57FF">
          <w:rPr>
            <w:rFonts w:ascii="Times New Roman" w:hAnsi="Times New Roman" w:cs="Times New Roman"/>
          </w:rPr>
          <w:delText>nm image</w:delText>
        </w:r>
      </w:del>
      <w:ins w:id="384" w:author="Elash, Brenden" w:date="2015-09-16T15:49:00Z">
        <w:r w:rsidR="001F57FF">
          <w:rPr>
            <w:rFonts w:ascii="Times New Roman" w:hAnsi="Times New Roman" w:cs="Times New Roman"/>
          </w:rPr>
          <w:t xml:space="preserve">to </w:t>
        </w:r>
      </w:ins>
      <w:ins w:id="385" w:author="Elash, Brenden" w:date="2015-09-16T15:47:00Z">
        <w:r w:rsidR="001F57FF">
          <w:rPr>
            <w:rFonts w:ascii="Times New Roman" w:hAnsi="Times New Roman" w:cs="Times New Roman"/>
          </w:rPr>
          <w:t xml:space="preserve">the blackbody curve of </w:t>
        </w:r>
      </w:ins>
      <w:ins w:id="386" w:author="Elash, Brenden" w:date="2015-09-16T15:48:00Z">
        <w:r w:rsidR="001F57FF">
          <w:rPr>
            <w:rFonts w:ascii="Times New Roman" w:hAnsi="Times New Roman" w:cs="Times New Roman"/>
          </w:rPr>
          <w:t>a</w:t>
        </w:r>
        <w:r w:rsidR="001F57FF" w:rsidRPr="001F57FF">
          <w:rPr>
            <w:rFonts w:ascii="Times New Roman" w:hAnsi="Times New Roman" w:cs="Times New Roman"/>
          </w:rPr>
          <w:t xml:space="preserve"> </w:t>
        </w:r>
        <w:r w:rsidR="001F57FF">
          <w:rPr>
            <w:rFonts w:ascii="Times New Roman" w:hAnsi="Times New Roman" w:cs="Times New Roman"/>
          </w:rPr>
          <w:t xml:space="preserve">tungsten halogen bulb </w:t>
        </w:r>
      </w:ins>
      <w:ins w:id="387" w:author="Elash, Brenden" w:date="2015-09-16T15:49:00Z">
        <w:r w:rsidR="001F57FF">
          <w:rPr>
            <w:rFonts w:ascii="Times New Roman" w:hAnsi="Times New Roman" w:cs="Times New Roman"/>
          </w:rPr>
          <w:t>normalized</w:t>
        </w:r>
      </w:ins>
      <w:ins w:id="388" w:author="Elash, Brenden" w:date="2015-09-16T15:48:00Z">
        <w:r w:rsidR="001F57FF">
          <w:rPr>
            <w:rFonts w:ascii="Times New Roman" w:hAnsi="Times New Roman" w:cs="Times New Roman"/>
          </w:rPr>
          <w:t xml:space="preserve"> to 775 nm assuming an operating temperature of 3300 K for the bulb using a method by Kosch et al. (2003). </w:t>
        </w:r>
      </w:ins>
      <w:del w:id="389" w:author="Elash, Brenden" w:date="2015-09-16T13:42:00Z">
        <w:r w:rsidR="00157A7D" w:rsidDel="00442B30">
          <w:rPr>
            <w:rFonts w:ascii="Times New Roman" w:hAnsi="Times New Roman" w:cs="Times New Roman"/>
          </w:rPr>
          <w:delText xml:space="preserve"> </w:delText>
        </w:r>
        <w:r w:rsidR="00157A7D" w:rsidRPr="00FC2643" w:rsidDel="00442B30">
          <w:rPr>
            <w:rFonts w:ascii="Times New Roman" w:hAnsi="Times New Roman" w:cs="Times New Roman"/>
            <w:color w:val="FF0000"/>
          </w:rPr>
          <w:delText>(</w:delText>
        </w:r>
        <w:r w:rsidR="00157A7D" w:rsidDel="00442B30">
          <w:rPr>
            <w:rFonts w:ascii="Times New Roman" w:hAnsi="Times New Roman" w:cs="Times New Roman"/>
            <w:color w:val="FF0000"/>
          </w:rPr>
          <w:delText>was the relative spectral dependence of the source considered?</w:delText>
        </w:r>
        <w:r w:rsidR="00157A7D" w:rsidRPr="00FC2643" w:rsidDel="00442B30">
          <w:rPr>
            <w:rFonts w:ascii="Times New Roman" w:hAnsi="Times New Roman" w:cs="Times New Roman"/>
            <w:color w:val="FF0000"/>
          </w:rPr>
          <w:delText>)</w:delText>
        </w:r>
      </w:del>
      <w:r w:rsidR="00F31679" w:rsidRPr="00222E24">
        <w:rPr>
          <w:rFonts w:ascii="Times New Roman" w:hAnsi="Times New Roman" w:cs="Times New Roman"/>
        </w:rPr>
        <w:t xml:space="preserve">. </w:t>
      </w:r>
      <w:r w:rsidR="00157A7D">
        <w:rPr>
          <w:rFonts w:ascii="Times New Roman" w:hAnsi="Times New Roman" w:cs="Times New Roman"/>
        </w:rPr>
        <w:t xml:space="preserve">No absolute calibration was performed due to lack of availability of an appropriately calibrated source. </w:t>
      </w:r>
      <w:r w:rsidR="00F31679" w:rsidRPr="00222E24">
        <w:rPr>
          <w:rFonts w:ascii="Times New Roman" w:hAnsi="Times New Roman" w:cs="Times New Roman"/>
        </w:rPr>
        <w:t xml:space="preserve"> </w:t>
      </w:r>
    </w:p>
    <w:p w14:paraId="58DA3884" w14:textId="77777777"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t xml:space="preserve">4 </w:t>
      </w:r>
      <w:r w:rsidR="00F31679" w:rsidRPr="00222E24">
        <w:rPr>
          <w:rFonts w:ascii="Times New Roman" w:hAnsi="Times New Roman" w:cs="Times New Roman"/>
        </w:rPr>
        <w:t>Stratospheric Balloon Flight</w:t>
      </w:r>
    </w:p>
    <w:p w14:paraId="46B705B5" w14:textId="0BF3ECC8" w:rsidR="00F31679" w:rsidRPr="004E3C4C" w:rsidRDefault="004E3C4C" w:rsidP="004E3C4C">
      <w:pPr>
        <w:pStyle w:val="Heading2"/>
        <w:spacing w:line="360" w:lineRule="auto"/>
      </w:pPr>
      <w:r>
        <w:t xml:space="preserve">4.1 </w:t>
      </w:r>
      <w:r w:rsidR="00F31679" w:rsidRPr="00222E24">
        <w:t>Flight Conditions</w:t>
      </w:r>
      <w:r w:rsidR="00FD6E81">
        <w:t xml:space="preserve"> and Measurement Modes</w:t>
      </w:r>
    </w:p>
    <w:p w14:paraId="7662BDDA" w14:textId="6F0FB5EC"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w:t>
      </w:r>
      <w:r w:rsidR="00F27EF2">
        <w:rPr>
          <w:rFonts w:ascii="Times New Roman" w:hAnsi="Times New Roman" w:cs="Times New Roman"/>
        </w:rPr>
        <w:t xml:space="preserve">anadian </w:t>
      </w:r>
      <w:r w:rsidRPr="00222E24">
        <w:rPr>
          <w:rFonts w:ascii="Times New Roman" w:hAnsi="Times New Roman" w:cs="Times New Roman"/>
        </w:rPr>
        <w:t>S</w:t>
      </w:r>
      <w:r w:rsidR="00F27EF2">
        <w:rPr>
          <w:rFonts w:ascii="Times New Roman" w:hAnsi="Times New Roman" w:cs="Times New Roman"/>
        </w:rPr>
        <w:t xml:space="preserve">pace </w:t>
      </w:r>
      <w:r w:rsidRPr="00222E24">
        <w:rPr>
          <w:rFonts w:ascii="Times New Roman" w:hAnsi="Times New Roman" w:cs="Times New Roman"/>
        </w:rPr>
        <w:t>A</w:t>
      </w:r>
      <w:r w:rsidR="00F27EF2">
        <w:rPr>
          <w:rFonts w:ascii="Times New Roman" w:hAnsi="Times New Roman" w:cs="Times New Roman"/>
        </w:rPr>
        <w:t>gency</w:t>
      </w:r>
      <w:r w:rsidR="00FF7AB1">
        <w:rPr>
          <w:rFonts w:ascii="Times New Roman" w:hAnsi="Times New Roman" w:cs="Times New Roman"/>
        </w:rPr>
        <w:t xml:space="preserve"> (CSA)</w:t>
      </w:r>
      <w:r w:rsidRPr="00222E24">
        <w:rPr>
          <w:rFonts w:ascii="Times New Roman" w:hAnsi="Times New Roman" w:cs="Times New Roman"/>
        </w:rPr>
        <w:t xml:space="preserve">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 xml:space="preserve">W). ALI was integrated onto the CNES CARMEN-2 gondola </w:t>
      </w:r>
      <w:del w:id="390" w:author="Elash, Brenden" w:date="2015-09-16T11:43:00Z">
        <w:r w:rsidR="00F27EF2" w:rsidDel="005A78BE">
          <w:rPr>
            <w:rFonts w:ascii="Times New Roman" w:hAnsi="Times New Roman" w:cs="Times New Roman"/>
            <w:color w:val="FF0000"/>
          </w:rPr>
          <w:delText>(</w:delText>
        </w:r>
        <w:commentRangeStart w:id="391"/>
        <w:r w:rsidR="00F27EF2" w:rsidDel="005A78BE">
          <w:rPr>
            <w:rFonts w:ascii="Times New Roman" w:hAnsi="Times New Roman" w:cs="Times New Roman"/>
            <w:color w:val="FF0000"/>
          </w:rPr>
          <w:delText>ref</w:delText>
        </w:r>
      </w:del>
      <w:commentRangeEnd w:id="391"/>
      <w:r w:rsidR="005A78BE">
        <w:rPr>
          <w:rStyle w:val="CommentReference"/>
        </w:rPr>
        <w:commentReference w:id="391"/>
      </w:r>
      <w:del w:id="392" w:author="Elash, Brenden" w:date="2015-09-16T11:43:00Z">
        <w:r w:rsidR="00F27EF2" w:rsidDel="005A78BE">
          <w:rPr>
            <w:rFonts w:ascii="Times New Roman" w:hAnsi="Times New Roman" w:cs="Times New Roman"/>
            <w:color w:val="FF0000"/>
          </w:rPr>
          <w:delText>)</w:delText>
        </w:r>
      </w:del>
      <w:r w:rsidR="00F27EF2">
        <w:rPr>
          <w:rFonts w:ascii="Times New Roman" w:hAnsi="Times New Roman" w:cs="Times New Roman"/>
          <w:color w:val="FF0000"/>
        </w:rPr>
        <w:t xml:space="preserve"> </w:t>
      </w:r>
      <w:r w:rsidR="00F27EF2">
        <w:rPr>
          <w:rFonts w:ascii="Times New Roman" w:hAnsi="Times New Roman" w:cs="Times New Roman"/>
        </w:rPr>
        <w:t>and used on-board sub</w:t>
      </w:r>
      <w:r w:rsidRPr="00222E24">
        <w:rPr>
          <w:rFonts w:ascii="Times New Roman" w:hAnsi="Times New Roman" w:cs="Times New Roman"/>
        </w:rPr>
        <w:t>systems, including communications and power. CARMEN-2 is a</w:t>
      </w:r>
      <w:r w:rsidR="00F27EF2">
        <w:rPr>
          <w:rFonts w:ascii="Times New Roman" w:hAnsi="Times New Roman" w:cs="Times New Roman"/>
        </w:rPr>
        <w:t>n actively</w:t>
      </w:r>
      <w:r w:rsidRPr="00222E24">
        <w:rPr>
          <w:rFonts w:ascii="Times New Roman" w:hAnsi="Times New Roman" w:cs="Times New Roman"/>
        </w:rPr>
        <w:t xml:space="preserve"> pointed gondola </w:t>
      </w:r>
      <w:r w:rsidR="00F27EF2">
        <w:rPr>
          <w:rFonts w:ascii="Times New Roman" w:hAnsi="Times New Roman" w:cs="Times New Roman"/>
        </w:rPr>
        <w:t>with</w:t>
      </w:r>
      <w:r w:rsidRPr="00222E24">
        <w:rPr>
          <w:rFonts w:ascii="Times New Roman" w:hAnsi="Times New Roman" w:cs="Times New Roman"/>
        </w:rPr>
        <w:t xml:space="preserve"> </w:t>
      </w:r>
      <w:r w:rsidR="00F27EF2">
        <w:rPr>
          <w:rFonts w:ascii="Times New Roman" w:hAnsi="Times New Roman" w:cs="Times New Roman"/>
        </w:rPr>
        <w:t xml:space="preserve">azimuthal </w:t>
      </w:r>
      <w:r w:rsidRPr="00222E24">
        <w:rPr>
          <w:rFonts w:ascii="Times New Roman" w:hAnsi="Times New Roman" w:cs="Times New Roman"/>
        </w:rPr>
        <w:t>pointing precision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w:t>
      </w:r>
      <w:r w:rsidR="00F27EF2">
        <w:rPr>
          <w:rFonts w:ascii="Times New Roman" w:hAnsi="Times New Roman" w:cs="Times New Roman"/>
        </w:rPr>
        <w:t xml:space="preserve">maintained at </w:t>
      </w:r>
      <w:r w:rsidRPr="00222E24">
        <w:rPr>
          <w:rFonts w:ascii="Times New Roman" w:hAnsi="Times New Roman" w:cs="Times New Roman"/>
        </w:rPr>
        <w:t>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w:t>
      </w:r>
      <w:r w:rsidR="00F27EF2">
        <w:rPr>
          <w:rFonts w:ascii="Times New Roman" w:hAnsi="Times New Roman" w:cs="Times New Roman"/>
        </w:rPr>
        <w:t>,</w:t>
      </w:r>
      <w:r w:rsidRPr="00222E24">
        <w:rPr>
          <w:rFonts w:ascii="Times New Roman" w:hAnsi="Times New Roman" w:cs="Times New Roman"/>
        </w:rPr>
        <w:t xml:space="preserve"> with an overall southern field of view during the mission. </w:t>
      </w:r>
    </w:p>
    <w:p w14:paraId="451A50E0" w14:textId="4335F168"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On September </w:t>
      </w:r>
      <w:r w:rsidR="00F22F90">
        <w:rPr>
          <w:rFonts w:ascii="Times New Roman" w:hAnsi="Times New Roman" w:cs="Times New Roman"/>
        </w:rPr>
        <w:t>19</w:t>
      </w:r>
      <w:r w:rsidRPr="00222E24">
        <w:rPr>
          <w:rFonts w:ascii="Times New Roman" w:hAnsi="Times New Roman" w:cs="Times New Roman"/>
        </w:rPr>
        <w:t>, 2014 at 05:35 UTC (01:35 local time) ALI was launched as part of the Nimbus 7 mission from the CSA Timmins balloon launch facility. During the launch, the sky was clear with light winds allowing for a safe and uneventful launch. The ascent of CARMEN-2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km at 8:17 UTC. First light was observed by ALI at 9:39 UTC and</w:t>
      </w:r>
      <w:r w:rsidR="00FF7AB1">
        <w:rPr>
          <w:rFonts w:ascii="Times New Roman" w:hAnsi="Times New Roman" w:cs="Times New Roman"/>
        </w:rPr>
        <w:t xml:space="preserve"> spectral images were recorded</w:t>
      </w:r>
      <w:r w:rsidRPr="00222E24">
        <w:rPr>
          <w:rFonts w:ascii="Times New Roman" w:hAnsi="Times New Roman" w:cs="Times New Roman"/>
        </w:rPr>
        <w:t xml:space="preserve"> until 14:42 UTC. A visualization of the flight path with major landmarks noted can be found </w:t>
      </w:r>
      <w:r w:rsidR="00FF7AB1">
        <w:rPr>
          <w:rFonts w:ascii="Times New Roman" w:hAnsi="Times New Roman" w:cs="Times New Roman"/>
        </w:rPr>
        <w:t>i</w:t>
      </w:r>
      <w:r w:rsidRPr="00222E24">
        <w:rPr>
          <w:rFonts w:ascii="Times New Roman" w:hAnsi="Times New Roman" w:cs="Times New Roman"/>
        </w:rPr>
        <w:t xml:space="preserve">n </w:t>
      </w:r>
      <w:r w:rsidR="004E3C4C">
        <w:rPr>
          <w:rFonts w:ascii="Times New Roman" w:hAnsi="Times New Roman" w:cs="Times New Roman"/>
        </w:rPr>
        <w:t xml:space="preserve">Figure </w:t>
      </w:r>
      <w:del w:id="393" w:author="Elash, Brenden" w:date="2015-09-16T16:13:00Z">
        <w:r w:rsidR="004E3C4C" w:rsidDel="00000575">
          <w:rPr>
            <w:rFonts w:ascii="Times New Roman" w:hAnsi="Times New Roman" w:cs="Times New Roman"/>
          </w:rPr>
          <w:delText>9a</w:delText>
        </w:r>
      </w:del>
      <w:ins w:id="394" w:author="Elash, Brenden" w:date="2015-09-16T16:13:00Z">
        <w:r w:rsidR="00000575">
          <w:rPr>
            <w:rFonts w:ascii="Times New Roman" w:hAnsi="Times New Roman" w:cs="Times New Roman"/>
          </w:rPr>
          <w:t>8a</w:t>
        </w:r>
      </w:ins>
      <w:r w:rsidRPr="00222E24">
        <w:rPr>
          <w:rFonts w:ascii="Times New Roman" w:hAnsi="Times New Roman" w:cs="Times New Roman"/>
        </w:rPr>
        <w:t xml:space="preserve">. Temperature profiles for the ambient atmosphere and instrument </w:t>
      </w:r>
      <w:r w:rsidR="00FF7AB1">
        <w:rPr>
          <w:rFonts w:ascii="Times New Roman" w:hAnsi="Times New Roman" w:cs="Times New Roman"/>
        </w:rPr>
        <w:t>are shown</w:t>
      </w:r>
      <w:r w:rsidRPr="00222E24">
        <w:rPr>
          <w:rFonts w:ascii="Times New Roman" w:hAnsi="Times New Roman" w:cs="Times New Roman"/>
        </w:rPr>
        <w:t xml:space="preserve"> in </w:t>
      </w:r>
      <w:r w:rsidR="004E3C4C">
        <w:rPr>
          <w:rFonts w:ascii="Times New Roman" w:hAnsi="Times New Roman" w:cs="Times New Roman"/>
        </w:rPr>
        <w:t xml:space="preserve">Figure </w:t>
      </w:r>
      <w:del w:id="395" w:author="Elash, Brenden" w:date="2015-09-16T16:13:00Z">
        <w:r w:rsidR="004E3C4C" w:rsidDel="00000575">
          <w:rPr>
            <w:rFonts w:ascii="Times New Roman" w:hAnsi="Times New Roman" w:cs="Times New Roman"/>
          </w:rPr>
          <w:delText>9b</w:delText>
        </w:r>
      </w:del>
      <w:ins w:id="396" w:author="Elash, Brenden" w:date="2015-09-16T16:13:00Z">
        <w:r w:rsidR="00000575">
          <w:rPr>
            <w:rFonts w:ascii="Times New Roman" w:hAnsi="Times New Roman" w:cs="Times New Roman"/>
          </w:rPr>
          <w:t>8b</w:t>
        </w:r>
      </w:ins>
      <w:r w:rsidRPr="00222E24">
        <w:rPr>
          <w:rFonts w:ascii="Times New Roman" w:hAnsi="Times New Roman" w:cs="Times New Roman"/>
        </w:rPr>
        <w:t xml:space="preserve">. The black curve is the ambient atmospheric temperature </w:t>
      </w:r>
      <w:r w:rsidR="00FF7AB1">
        <w:rPr>
          <w:rFonts w:ascii="Times New Roman" w:hAnsi="Times New Roman" w:cs="Times New Roman"/>
        </w:rPr>
        <w:t>at</w:t>
      </w:r>
      <w:r w:rsidR="00FF7AB1" w:rsidRPr="00222E24">
        <w:rPr>
          <w:rFonts w:ascii="Times New Roman" w:hAnsi="Times New Roman" w:cs="Times New Roman"/>
        </w:rPr>
        <w:t xml:space="preserve"> </w:t>
      </w:r>
      <w:r w:rsidRPr="00222E24">
        <w:rPr>
          <w:rFonts w:ascii="Times New Roman" w:hAnsi="Times New Roman" w:cs="Times New Roman"/>
        </w:rPr>
        <w:t xml:space="preserve">the gondola </w:t>
      </w:r>
      <w:r w:rsidR="00FF7AB1">
        <w:rPr>
          <w:rFonts w:ascii="Times New Roman" w:hAnsi="Times New Roman" w:cs="Times New Roman"/>
        </w:rPr>
        <w:t xml:space="preserve">altitude and location </w:t>
      </w:r>
      <w:r w:rsidRPr="00222E24">
        <w:rPr>
          <w:rFonts w:ascii="Times New Roman" w:hAnsi="Times New Roman" w:cs="Times New Roman"/>
        </w:rPr>
        <w:t xml:space="preserve">during the flight </w:t>
      </w:r>
      <w:r w:rsidR="00FF7AB1">
        <w:rPr>
          <w:rFonts w:ascii="Times New Roman" w:hAnsi="Times New Roman" w:cs="Times New Roman"/>
        </w:rPr>
        <w:t xml:space="preserve">as obtained </w:t>
      </w:r>
      <w:r w:rsidRPr="00222E24">
        <w:rPr>
          <w:rFonts w:ascii="Times New Roman" w:hAnsi="Times New Roman" w:cs="Times New Roman"/>
        </w:rPr>
        <w:t>from ECMWF</w:t>
      </w:r>
      <w:r w:rsidR="00FF7AB1">
        <w:rPr>
          <w:rFonts w:ascii="Times New Roman" w:hAnsi="Times New Roman" w:cs="Times New Roman"/>
        </w:rPr>
        <w:t xml:space="preserve"> reanalysis</w:t>
      </w:r>
      <w:r w:rsidRPr="00222E24">
        <w:rPr>
          <w:rFonts w:ascii="Times New Roman" w:hAnsi="Times New Roman" w:cs="Times New Roman"/>
        </w:rPr>
        <w:t xml:space="preserve"> </w:t>
      </w:r>
      <w:r w:rsidR="004E3C4C">
        <w:rPr>
          <w:rFonts w:ascii="Times New Roman" w:hAnsi="Times New Roman" w:cs="Times New Roman"/>
        </w:rPr>
        <w:t>(</w:t>
      </w:r>
      <w:del w:id="397" w:author="Elash, Brenden" w:date="2015-09-16T14:12:00Z">
        <w:r w:rsidRPr="00C927C9" w:rsidDel="00F56CEE">
          <w:rPr>
            <w:rFonts w:ascii="Times New Roman" w:hAnsi="Times New Roman" w:cs="Times New Roman"/>
          </w:rPr>
          <w:delText>Molteni</w:delText>
        </w:r>
        <w:r w:rsidR="004E3C4C" w:rsidRPr="00F56CEE" w:rsidDel="00F56CEE">
          <w:rPr>
            <w:rFonts w:ascii="Times New Roman" w:hAnsi="Times New Roman" w:cs="Times New Roman"/>
          </w:rPr>
          <w:delText xml:space="preserve"> et al., </w:delText>
        </w:r>
        <w:r w:rsidRPr="00F56CEE" w:rsidDel="00F56CEE">
          <w:rPr>
            <w:rFonts w:ascii="Times New Roman" w:hAnsi="Times New Roman" w:cs="Times New Roman"/>
          </w:rPr>
          <w:delText>1996</w:delText>
        </w:r>
        <w:r w:rsidR="00FF7AB1" w:rsidRPr="00F56CEE" w:rsidDel="00F56CEE">
          <w:rPr>
            <w:rFonts w:ascii="Times New Roman" w:hAnsi="Times New Roman" w:cs="Times New Roman"/>
          </w:rPr>
          <w:delText xml:space="preserve"> </w:delText>
        </w:r>
        <w:r w:rsidR="00FF7AB1" w:rsidRPr="00C927C9" w:rsidDel="00F56CEE">
          <w:rPr>
            <w:rFonts w:ascii="Times New Roman" w:hAnsi="Times New Roman" w:cs="Times New Roman"/>
            <w:rPrChange w:id="398" w:author="Elash, Brenden" w:date="2015-09-16T14:12:00Z">
              <w:rPr>
                <w:rFonts w:ascii="Times New Roman" w:hAnsi="Times New Roman" w:cs="Times New Roman"/>
                <w:color w:val="FF0000"/>
              </w:rPr>
            </w:rPrChange>
          </w:rPr>
          <w:delText>is this the right reference?</w:delText>
        </w:r>
      </w:del>
      <w:ins w:id="399" w:author="Elash, Brenden" w:date="2015-09-16T14:12:00Z">
        <w:r w:rsidR="00F56CEE">
          <w:rPr>
            <w:rFonts w:ascii="Times New Roman" w:hAnsi="Times New Roman" w:cs="Times New Roman"/>
          </w:rPr>
          <w:t>Dee et al., 2011</w:t>
        </w:r>
      </w:ins>
      <w:r w:rsidR="004E3C4C">
        <w:rPr>
          <w:rFonts w:ascii="Times New Roman" w:hAnsi="Times New Roman" w:cs="Times New Roman"/>
        </w:rPr>
        <w:t>)</w:t>
      </w:r>
      <w:r w:rsidRPr="00222E24">
        <w:rPr>
          <w:rFonts w:ascii="Times New Roman" w:hAnsi="Times New Roman" w:cs="Times New Roman"/>
        </w:rPr>
        <w:t xml:space="preserve">. </w:t>
      </w:r>
    </w:p>
    <w:p w14:paraId="1D9D84CF" w14:textId="0EC2E890"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During the mission, ALI operated in two primary acquisition modes, a calibration mode and an aerosol imaging mode. The first mode, the calibration mode, was primarily used during ascent when the gondola was in the darkness and intermittently between </w:t>
      </w:r>
      <w:r w:rsidR="003C7546">
        <w:rPr>
          <w:rFonts w:ascii="Times New Roman" w:hAnsi="Times New Roman" w:cs="Times New Roman"/>
        </w:rPr>
        <w:t xml:space="preserve">the </w:t>
      </w:r>
      <w:r w:rsidRPr="00222E24">
        <w:rPr>
          <w:rFonts w:ascii="Times New Roman" w:hAnsi="Times New Roman" w:cs="Times New Roman"/>
        </w:rPr>
        <w:t xml:space="preserve">aerosol mode during sunlit conditions. During this mode the filtering of the AOTF was </w:t>
      </w:r>
      <w:r w:rsidR="003C7546">
        <w:rPr>
          <w:rFonts w:ascii="Times New Roman" w:hAnsi="Times New Roman" w:cs="Times New Roman"/>
        </w:rPr>
        <w:t xml:space="preserve">not enabled </w:t>
      </w:r>
      <w:r w:rsidRPr="00222E24">
        <w:rPr>
          <w:rFonts w:ascii="Times New Roman" w:hAnsi="Times New Roman" w:cs="Times New Roman"/>
        </w:rPr>
        <w:t>and the system image</w:t>
      </w:r>
      <w:r w:rsidR="003C7546">
        <w:rPr>
          <w:rFonts w:ascii="Times New Roman" w:hAnsi="Times New Roman" w:cs="Times New Roman"/>
        </w:rPr>
        <w:t>d</w:t>
      </w:r>
      <w:r w:rsidRPr="00222E24">
        <w:rPr>
          <w:rFonts w:ascii="Times New Roman" w:hAnsi="Times New Roman" w:cs="Times New Roman"/>
        </w:rPr>
        <w:t xml:space="preserve"> </w:t>
      </w:r>
      <w:r w:rsidR="003C7546">
        <w:rPr>
          <w:rFonts w:ascii="Times New Roman" w:hAnsi="Times New Roman" w:cs="Times New Roman"/>
        </w:rPr>
        <w:t xml:space="preserve">essentially only </w:t>
      </w:r>
      <w:r w:rsidRPr="00222E24">
        <w:rPr>
          <w:rFonts w:ascii="Times New Roman" w:hAnsi="Times New Roman" w:cs="Times New Roman"/>
        </w:rPr>
        <w:t xml:space="preserve">dark current during the ascent </w:t>
      </w:r>
      <w:r w:rsidR="003C7546">
        <w:rPr>
          <w:rFonts w:ascii="Times New Roman" w:hAnsi="Times New Roman" w:cs="Times New Roman"/>
        </w:rPr>
        <w:t xml:space="preserve">in darkness </w:t>
      </w:r>
      <w:r w:rsidRPr="00222E24">
        <w:rPr>
          <w:rFonts w:ascii="Times New Roman" w:hAnsi="Times New Roman" w:cs="Times New Roman"/>
        </w:rPr>
        <w:t xml:space="preserve">and stray light during sunlit conditions. Eight exposures are taken in the calibration mode with 0.05, 0.1, 0.5, 1, 2, 3, 5, 10 second exposure times. The second operational mode, the aerosol mode, recorded measurements in a cycle </w:t>
      </w:r>
      <w:r w:rsidR="003C7546">
        <w:rPr>
          <w:rFonts w:ascii="Times New Roman" w:hAnsi="Times New Roman" w:cs="Times New Roman"/>
        </w:rPr>
        <w:t xml:space="preserve">that </w:t>
      </w:r>
      <w:r w:rsidRPr="00222E24">
        <w:rPr>
          <w:rFonts w:ascii="Times New Roman" w:hAnsi="Times New Roman" w:cs="Times New Roman"/>
        </w:rPr>
        <w:t xml:space="preserve">contained 13 </w:t>
      </w:r>
      <w:r w:rsidR="003C7546">
        <w:rPr>
          <w:rFonts w:ascii="Times New Roman" w:hAnsi="Times New Roman" w:cs="Times New Roman"/>
        </w:rPr>
        <w:t>pairs of</w:t>
      </w:r>
      <w:r w:rsidRPr="00222E24">
        <w:rPr>
          <w:rFonts w:ascii="Times New Roman" w:hAnsi="Times New Roman" w:cs="Times New Roman"/>
        </w:rPr>
        <w:t xml:space="preserve"> images</w:t>
      </w:r>
      <w:r w:rsidR="003C7546">
        <w:rPr>
          <w:rFonts w:ascii="Times New Roman" w:hAnsi="Times New Roman" w:cs="Times New Roman"/>
        </w:rPr>
        <w:t xml:space="preserve"> across the spectral range (650-950 nm every 25 nm)</w:t>
      </w:r>
      <w:r w:rsidRPr="00222E24">
        <w:rPr>
          <w:rFonts w:ascii="Times New Roman" w:hAnsi="Times New Roman" w:cs="Times New Roman"/>
        </w:rPr>
        <w:t xml:space="preserve">, </w:t>
      </w:r>
      <w:r w:rsidR="003C7546">
        <w:rPr>
          <w:rFonts w:ascii="Times New Roman" w:hAnsi="Times New Roman" w:cs="Times New Roman"/>
        </w:rPr>
        <w:t xml:space="preserve">the pairs being </w:t>
      </w:r>
      <w:r w:rsidRPr="00222E24">
        <w:rPr>
          <w:rFonts w:ascii="Times New Roman" w:hAnsi="Times New Roman" w:cs="Times New Roman"/>
        </w:rPr>
        <w:t xml:space="preserve">a calibration image </w:t>
      </w:r>
      <w:r w:rsidR="003C7546">
        <w:rPr>
          <w:rFonts w:ascii="Times New Roman" w:hAnsi="Times New Roman" w:cs="Times New Roman"/>
        </w:rPr>
        <w:t xml:space="preserve">with the “AOTF-off” </w:t>
      </w:r>
      <w:r w:rsidRPr="00222E24">
        <w:rPr>
          <w:rFonts w:ascii="Times New Roman" w:hAnsi="Times New Roman" w:cs="Times New Roman"/>
        </w:rPr>
        <w:t xml:space="preserve">and </w:t>
      </w:r>
      <w:r w:rsidR="003C7546">
        <w:rPr>
          <w:rFonts w:ascii="Times New Roman" w:hAnsi="Times New Roman" w:cs="Times New Roman"/>
        </w:rPr>
        <w:t>an</w:t>
      </w:r>
      <w:r w:rsidRPr="00222E24">
        <w:rPr>
          <w:rFonts w:ascii="Times New Roman" w:hAnsi="Times New Roman" w:cs="Times New Roman"/>
        </w:rPr>
        <w:t xml:space="preserve"> image</w:t>
      </w:r>
      <w:r w:rsidR="003C7546">
        <w:rPr>
          <w:rFonts w:ascii="Times New Roman" w:hAnsi="Times New Roman" w:cs="Times New Roman"/>
        </w:rPr>
        <w:t xml:space="preserve"> of the limb</w:t>
      </w:r>
      <w:r w:rsidRPr="00222E24">
        <w:rPr>
          <w:rFonts w:ascii="Times New Roman" w:hAnsi="Times New Roman" w:cs="Times New Roman"/>
        </w:rPr>
        <w:t>. Each cycle took approximately 1</w:t>
      </w:r>
      <w:r w:rsidR="00D43FEE">
        <w:rPr>
          <w:rFonts w:ascii="Times New Roman" w:hAnsi="Times New Roman" w:cs="Times New Roman"/>
        </w:rPr>
        <w:t>2</w:t>
      </w:r>
      <w:r w:rsidR="00C32FF6">
        <w:rPr>
          <w:rFonts w:ascii="Times New Roman" w:hAnsi="Times New Roman" w:cs="Times New Roman"/>
        </w:rPr>
        <w:t xml:space="preserve"> </w:t>
      </w:r>
      <w:r w:rsidRPr="00222E24">
        <w:rPr>
          <w:rFonts w:ascii="Times New Roman" w:hAnsi="Times New Roman" w:cs="Times New Roman"/>
        </w:rPr>
        <w:t>minutes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w:t>
      </w:r>
      <w:r w:rsidR="003C7546">
        <w:rPr>
          <w:rFonts w:ascii="Times New Roman" w:hAnsi="Times New Roman" w:cs="Times New Roman"/>
        </w:rPr>
        <w:t>s</w:t>
      </w:r>
      <w:r w:rsidRPr="00222E24">
        <w:rPr>
          <w:rFonts w:ascii="Times New Roman" w:hAnsi="Times New Roman" w:cs="Times New Roman"/>
        </w:rPr>
        <w:t xml:space="preserve"> varying between 0.5 to 6 seconds.</w:t>
      </w:r>
    </w:p>
    <w:p w14:paraId="3EFCAE19" w14:textId="61B0B521" w:rsidR="00F31679" w:rsidRPr="00222E24" w:rsidRDefault="004E3C4C" w:rsidP="004E3C4C">
      <w:pPr>
        <w:pStyle w:val="Heading2"/>
        <w:spacing w:line="360" w:lineRule="auto"/>
      </w:pPr>
      <w:r>
        <w:t xml:space="preserve">4.2 </w:t>
      </w:r>
      <w:r w:rsidR="00FC71D6">
        <w:t xml:space="preserve">Limb </w:t>
      </w:r>
      <w:r w:rsidR="00F31679" w:rsidRPr="00222E24">
        <w:t>Measurements</w:t>
      </w:r>
    </w:p>
    <w:p w14:paraId="7EAFD80F" w14:textId="4D4F3DF5"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w:t>
      </w:r>
      <w:r w:rsidR="005855BB">
        <w:rPr>
          <w:rFonts w:ascii="Times New Roman" w:hAnsi="Times New Roman" w:cs="Times New Roman"/>
        </w:rPr>
        <w:t xml:space="preserve">post-flight </w:t>
      </w:r>
      <w:r w:rsidRPr="00222E24">
        <w:rPr>
          <w:rFonts w:ascii="Times New Roman" w:hAnsi="Times New Roman" w:cs="Times New Roman"/>
        </w:rPr>
        <w:t xml:space="preserve">recovery of ALI, 216 raw images were </w:t>
      </w:r>
      <w:r w:rsidR="00FC71D6">
        <w:rPr>
          <w:rFonts w:ascii="Times New Roman" w:hAnsi="Times New Roman" w:cs="Times New Roman"/>
        </w:rPr>
        <w:t>obtained a</w:t>
      </w:r>
      <w:r w:rsidRPr="00222E24">
        <w:rPr>
          <w:rFonts w:ascii="Times New Roman" w:hAnsi="Times New Roman" w:cs="Times New Roman"/>
        </w:rPr>
        <w:t>nd calibrat</w:t>
      </w:r>
      <w:r w:rsidR="00FC71D6">
        <w:rPr>
          <w:rFonts w:ascii="Times New Roman" w:hAnsi="Times New Roman" w:cs="Times New Roman"/>
        </w:rPr>
        <w:t>ed</w:t>
      </w:r>
      <w:r w:rsidRPr="00222E24">
        <w:rPr>
          <w:rFonts w:ascii="Times New Roman" w:hAnsi="Times New Roman" w:cs="Times New Roman"/>
        </w:rPr>
        <w:t xml:space="preserve"> </w:t>
      </w:r>
      <w:r w:rsidR="00FC71D6">
        <w:rPr>
          <w:rFonts w:ascii="Times New Roman" w:hAnsi="Times New Roman" w:cs="Times New Roman"/>
        </w:rPr>
        <w:t>as detailed in Section 3</w:t>
      </w:r>
      <w:r w:rsidRPr="00222E24">
        <w:rPr>
          <w:rFonts w:ascii="Times New Roman" w:hAnsi="Times New Roman" w:cs="Times New Roman"/>
        </w:rPr>
        <w:t>. An example of a</w:t>
      </w:r>
      <w:r w:rsidR="00FC71D6">
        <w:rPr>
          <w:rFonts w:ascii="Times New Roman" w:hAnsi="Times New Roman" w:cs="Times New Roman"/>
        </w:rPr>
        <w:t xml:space="preserve"> calibrated limb</w:t>
      </w:r>
      <w:r w:rsidRPr="00222E24">
        <w:rPr>
          <w:rFonts w:ascii="Times New Roman" w:hAnsi="Times New Roman" w:cs="Times New Roman"/>
        </w:rPr>
        <w:t xml:space="preserve"> image </w:t>
      </w:r>
      <w:r w:rsidR="00FC71D6">
        <w:rPr>
          <w:rFonts w:ascii="Times New Roman" w:hAnsi="Times New Roman" w:cs="Times New Roman"/>
        </w:rPr>
        <w:t>is shown</w:t>
      </w:r>
      <w:r w:rsidRPr="00222E24">
        <w:rPr>
          <w:rFonts w:ascii="Times New Roman" w:hAnsi="Times New Roman" w:cs="Times New Roman"/>
        </w:rPr>
        <w:t xml:space="preserve"> in </w:t>
      </w:r>
      <w:r w:rsidR="004E3C4C">
        <w:rPr>
          <w:rFonts w:ascii="Times New Roman" w:hAnsi="Times New Roman" w:cs="Times New Roman"/>
        </w:rPr>
        <w:t xml:space="preserve">Figure </w:t>
      </w:r>
      <w:del w:id="400" w:author="Elash, Brenden" w:date="2015-09-16T16:15:00Z">
        <w:r w:rsidR="004E3C4C" w:rsidDel="00000575">
          <w:rPr>
            <w:rFonts w:ascii="Times New Roman" w:hAnsi="Times New Roman" w:cs="Times New Roman"/>
          </w:rPr>
          <w:delText>10a</w:delText>
        </w:r>
      </w:del>
      <w:ins w:id="401" w:author="Elash, Brenden" w:date="2015-09-16T16:15:00Z">
        <w:r w:rsidR="00000575">
          <w:rPr>
            <w:rFonts w:ascii="Times New Roman" w:hAnsi="Times New Roman" w:cs="Times New Roman"/>
          </w:rPr>
          <w:t>9a</w:t>
        </w:r>
      </w:ins>
      <w:r w:rsidRPr="00222E24">
        <w:rPr>
          <w:rFonts w:ascii="Times New Roman" w:hAnsi="Times New Roman" w:cs="Times New Roman"/>
        </w:rPr>
        <w:t xml:space="preserve">. This is image number </w:t>
      </w:r>
      <w:del w:id="402" w:author="Elash, Brenden" w:date="2015-09-09T10:34:00Z">
        <w:r w:rsidRPr="00222E24" w:rsidDel="009D2255">
          <w:rPr>
            <w:rFonts w:ascii="Times New Roman" w:hAnsi="Times New Roman" w:cs="Times New Roman"/>
          </w:rPr>
          <w:delText xml:space="preserve">212 </w:delText>
        </w:r>
      </w:del>
      <w:ins w:id="403" w:author="Elash, Brenden" w:date="2015-09-09T10:34:00Z">
        <w:r w:rsidR="009D2255" w:rsidRPr="00222E24">
          <w:rPr>
            <w:rFonts w:ascii="Times New Roman" w:hAnsi="Times New Roman" w:cs="Times New Roman"/>
          </w:rPr>
          <w:t>2</w:t>
        </w:r>
        <w:r w:rsidR="009D2255">
          <w:rPr>
            <w:rFonts w:ascii="Times New Roman" w:hAnsi="Times New Roman" w:cs="Times New Roman"/>
          </w:rPr>
          <w:t>08</w:t>
        </w:r>
        <w:r w:rsidR="009D2255" w:rsidRPr="00222E24">
          <w:rPr>
            <w:rFonts w:ascii="Times New Roman" w:hAnsi="Times New Roman" w:cs="Times New Roman"/>
          </w:rPr>
          <w:t xml:space="preserve"> </w:t>
        </w:r>
      </w:ins>
      <w:r w:rsidRPr="00222E24">
        <w:rPr>
          <w:rFonts w:ascii="Times New Roman" w:hAnsi="Times New Roman" w:cs="Times New Roman"/>
        </w:rPr>
        <w:t>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r w:rsidR="005855BB">
        <w:rPr>
          <w:rFonts w:ascii="Times New Roman" w:hAnsi="Times New Roman" w:cs="Times New Roman"/>
        </w:rPr>
        <w:t xml:space="preserve">  The horizontal structure across the images is nicely revealed by </w:t>
      </w:r>
      <w:r w:rsidR="005855BB" w:rsidRPr="00222E24">
        <w:rPr>
          <w:rFonts w:ascii="Times New Roman" w:hAnsi="Times New Roman" w:cs="Times New Roman"/>
        </w:rPr>
        <w:t>calculating the mean radiance profile</w:t>
      </w:r>
      <w:r w:rsidR="005855BB">
        <w:rPr>
          <w:rFonts w:ascii="Times New Roman" w:hAnsi="Times New Roman" w:cs="Times New Roman"/>
        </w:rPr>
        <w:t xml:space="preserve"> across the image </w:t>
      </w:r>
      <w:r w:rsidR="005855BB" w:rsidRPr="00222E24">
        <w:rPr>
          <w:rFonts w:ascii="Times New Roman" w:hAnsi="Times New Roman" w:cs="Times New Roman"/>
        </w:rPr>
        <w:t xml:space="preserve">and </w:t>
      </w:r>
      <w:r w:rsidR="005855BB">
        <w:rPr>
          <w:rFonts w:ascii="Times New Roman" w:hAnsi="Times New Roman" w:cs="Times New Roman"/>
        </w:rPr>
        <w:t xml:space="preserve">then </w:t>
      </w:r>
      <w:r w:rsidR="005855BB" w:rsidRPr="00222E24">
        <w:rPr>
          <w:rFonts w:ascii="Times New Roman" w:hAnsi="Times New Roman" w:cs="Times New Roman"/>
        </w:rPr>
        <w:t xml:space="preserve">removing it </w:t>
      </w:r>
      <w:r w:rsidR="005855BB">
        <w:rPr>
          <w:rFonts w:ascii="Times New Roman" w:hAnsi="Times New Roman" w:cs="Times New Roman"/>
        </w:rPr>
        <w:t xml:space="preserve">from each profile.  This is shown in Figure </w:t>
      </w:r>
      <w:del w:id="404" w:author="Elash, Brenden" w:date="2015-09-16T16:15:00Z">
        <w:r w:rsidR="005855BB" w:rsidDel="00000575">
          <w:rPr>
            <w:rFonts w:ascii="Times New Roman" w:hAnsi="Times New Roman" w:cs="Times New Roman"/>
          </w:rPr>
          <w:delText>10b</w:delText>
        </w:r>
      </w:del>
      <w:ins w:id="405" w:author="Elash, Brenden" w:date="2015-09-16T16:15:00Z">
        <w:r w:rsidR="00000575">
          <w:rPr>
            <w:rFonts w:ascii="Times New Roman" w:hAnsi="Times New Roman" w:cs="Times New Roman"/>
          </w:rPr>
          <w:t>9b</w:t>
        </w:r>
      </w:ins>
      <w:r w:rsidR="005855BB">
        <w:rPr>
          <w:rFonts w:ascii="Times New Roman" w:hAnsi="Times New Roman" w:cs="Times New Roman"/>
        </w:rPr>
        <w:t>, where thin clouds (2 km vertical extent or less) are clearly seen near and below the tropopause level, with substantial variation in tangent altitude across the horizontal field</w:t>
      </w:r>
      <w:del w:id="406" w:author="Elash, Brenden" w:date="2015-09-15T11:57:00Z">
        <w:r w:rsidR="005855BB" w:rsidDel="004B77B1">
          <w:rPr>
            <w:rFonts w:ascii="Times New Roman" w:hAnsi="Times New Roman" w:cs="Times New Roman"/>
          </w:rPr>
          <w:delText>-</w:delText>
        </w:r>
      </w:del>
      <w:ins w:id="407" w:author="Elash, Brenden" w:date="2015-09-15T11:57:00Z">
        <w:r w:rsidR="004B77B1">
          <w:rPr>
            <w:rFonts w:ascii="Times New Roman" w:hAnsi="Times New Roman" w:cs="Times New Roman"/>
          </w:rPr>
          <w:t xml:space="preserve"> </w:t>
        </w:r>
      </w:ins>
      <w:r w:rsidR="005855BB">
        <w:rPr>
          <w:rFonts w:ascii="Times New Roman" w:hAnsi="Times New Roman" w:cs="Times New Roman"/>
        </w:rPr>
        <w:t>of</w:t>
      </w:r>
      <w:del w:id="408" w:author="Elash, Brenden" w:date="2015-09-15T11:57:00Z">
        <w:r w:rsidR="005855BB" w:rsidDel="004B77B1">
          <w:rPr>
            <w:rFonts w:ascii="Times New Roman" w:hAnsi="Times New Roman" w:cs="Times New Roman"/>
          </w:rPr>
          <w:delText>-</w:delText>
        </w:r>
      </w:del>
      <w:ins w:id="409" w:author="Elash, Brenden" w:date="2015-09-15T11:57:00Z">
        <w:r w:rsidR="004B77B1">
          <w:rPr>
            <w:rFonts w:ascii="Times New Roman" w:hAnsi="Times New Roman" w:cs="Times New Roman"/>
          </w:rPr>
          <w:t xml:space="preserve"> </w:t>
        </w:r>
      </w:ins>
      <w:r w:rsidR="005855BB">
        <w:rPr>
          <w:rFonts w:ascii="Times New Roman" w:hAnsi="Times New Roman" w:cs="Times New Roman"/>
        </w:rPr>
        <w:t xml:space="preserve">view.  </w:t>
      </w:r>
      <w:r w:rsidR="005855BB" w:rsidRPr="00222E24">
        <w:rPr>
          <w:rFonts w:ascii="Times New Roman" w:hAnsi="Times New Roman" w:cs="Times New Roman"/>
        </w:rPr>
        <w:t xml:space="preserve">These clouds were </w:t>
      </w:r>
      <w:r w:rsidR="005855BB">
        <w:rPr>
          <w:rFonts w:ascii="Times New Roman" w:hAnsi="Times New Roman" w:cs="Times New Roman"/>
        </w:rPr>
        <w:t xml:space="preserve">also </w:t>
      </w:r>
      <w:r w:rsidR="005855BB" w:rsidRPr="00222E24">
        <w:rPr>
          <w:rFonts w:ascii="Times New Roman" w:hAnsi="Times New Roman" w:cs="Times New Roman"/>
        </w:rPr>
        <w:t>observed</w:t>
      </w:r>
      <w:r w:rsidR="005855BB">
        <w:rPr>
          <w:rFonts w:ascii="Times New Roman" w:hAnsi="Times New Roman" w:cs="Times New Roman"/>
        </w:rPr>
        <w:t xml:space="preserve"> from other instruments on board the CARMEN-2 gondola </w:t>
      </w:r>
      <w:r w:rsidR="005855BB" w:rsidRPr="00222E24">
        <w:rPr>
          <w:rFonts w:ascii="Times New Roman" w:hAnsi="Times New Roman" w:cs="Times New Roman"/>
        </w:rPr>
        <w:t>during the</w:t>
      </w:r>
      <w:r w:rsidR="005855BB">
        <w:rPr>
          <w:rFonts w:ascii="Times New Roman" w:hAnsi="Times New Roman" w:cs="Times New Roman"/>
        </w:rPr>
        <w:t xml:space="preserve"> mission (B. Solheim, private communication).  A brief check on the CALIPSO quick-look plots also shows clouds at a maximum height of approximately 13 km from measurements taken at 08:40 UTC at 47.24</w:t>
      </w:r>
      <w:r w:rsidR="005855BB">
        <w:rPr>
          <w:rFonts w:ascii="Times New Roman" w:hAnsi="Times New Roman" w:cs="Times New Roman"/>
          <w:vertAlign w:val="superscript"/>
        </w:rPr>
        <w:t>o</w:t>
      </w:r>
      <w:r w:rsidR="005855BB">
        <w:rPr>
          <w:rFonts w:ascii="Times New Roman" w:hAnsi="Times New Roman" w:cs="Times New Roman"/>
        </w:rPr>
        <w:t>N, 95.25</w:t>
      </w:r>
      <w:r w:rsidR="005855BB">
        <w:rPr>
          <w:rFonts w:ascii="Times New Roman" w:hAnsi="Times New Roman" w:cs="Times New Roman"/>
          <w:vertAlign w:val="superscript"/>
        </w:rPr>
        <w:t>o</w:t>
      </w:r>
      <w:r w:rsidR="005855BB">
        <w:rPr>
          <w:rFonts w:ascii="Times New Roman" w:hAnsi="Times New Roman" w:cs="Times New Roman"/>
        </w:rPr>
        <w:t xml:space="preserve">W, the nearest measurement </w:t>
      </w:r>
      <w:r w:rsidR="00FD6E81">
        <w:rPr>
          <w:rFonts w:ascii="Times New Roman" w:hAnsi="Times New Roman" w:cs="Times New Roman"/>
        </w:rPr>
        <w:t xml:space="preserve">point to the ALI </w:t>
      </w:r>
      <w:r w:rsidR="005855BB">
        <w:rPr>
          <w:rFonts w:ascii="Times New Roman" w:hAnsi="Times New Roman" w:cs="Times New Roman"/>
        </w:rPr>
        <w:t xml:space="preserve">location and time.  Although these images only </w:t>
      </w:r>
      <w:r w:rsidR="00FD6E81">
        <w:rPr>
          <w:rFonts w:ascii="Times New Roman" w:hAnsi="Times New Roman" w:cs="Times New Roman"/>
        </w:rPr>
        <w:t>have</w:t>
      </w:r>
      <w:r w:rsidR="005855BB">
        <w:rPr>
          <w:rFonts w:ascii="Times New Roman" w:hAnsi="Times New Roman" w:cs="Times New Roman"/>
        </w:rPr>
        <w:t xml:space="preserve"> </w:t>
      </w:r>
      <w:r w:rsidR="00FD6E81">
        <w:rPr>
          <w:rFonts w:ascii="Times New Roman" w:hAnsi="Times New Roman" w:cs="Times New Roman"/>
        </w:rPr>
        <w:t>a</w:t>
      </w:r>
      <w:r w:rsidR="005855BB">
        <w:rPr>
          <w:rFonts w:ascii="Times New Roman" w:hAnsi="Times New Roman" w:cs="Times New Roman"/>
        </w:rPr>
        <w:t xml:space="preserve"> 35 km </w:t>
      </w:r>
      <w:r w:rsidR="00FD6E81">
        <w:rPr>
          <w:rFonts w:ascii="Times New Roman" w:hAnsi="Times New Roman" w:cs="Times New Roman"/>
        </w:rPr>
        <w:t xml:space="preserve">extent </w:t>
      </w:r>
      <w:r w:rsidR="005855BB">
        <w:rPr>
          <w:rFonts w:ascii="Times New Roman" w:hAnsi="Times New Roman" w:cs="Times New Roman"/>
        </w:rPr>
        <w:t xml:space="preserve">in the horizontal direction, there is also some indication of horizontal variation in radiance significantly above the cloud level, possibly due to real atmospheric variability in the aerosol layer. </w:t>
      </w:r>
      <w:r w:rsidR="005855BB" w:rsidRPr="00222E24">
        <w:rPr>
          <w:rFonts w:ascii="Times New Roman" w:hAnsi="Times New Roman" w:cs="Times New Roman"/>
        </w:rPr>
        <w:t xml:space="preserve">It should also be noted that </w:t>
      </w:r>
      <w:r w:rsidR="005855BB" w:rsidRPr="00222E24">
        <w:rPr>
          <w:rFonts w:ascii="Times New Roman" w:hAnsi="Times New Roman" w:cs="Times New Roman"/>
        </w:rPr>
        <w:lastRenderedPageBreak/>
        <w:t xml:space="preserve">some high altitude stray light </w:t>
      </w:r>
      <w:r w:rsidR="00FD6E81">
        <w:rPr>
          <w:rFonts w:ascii="Times New Roman" w:hAnsi="Times New Roman" w:cs="Times New Roman"/>
        </w:rPr>
        <w:t xml:space="preserve">is </w:t>
      </w:r>
      <w:r w:rsidR="005855BB">
        <w:rPr>
          <w:rFonts w:ascii="Times New Roman" w:hAnsi="Times New Roman" w:cs="Times New Roman"/>
        </w:rPr>
        <w:t xml:space="preserve">also </w:t>
      </w:r>
      <w:r w:rsidR="00FD6E81">
        <w:rPr>
          <w:rFonts w:ascii="Times New Roman" w:hAnsi="Times New Roman" w:cs="Times New Roman"/>
        </w:rPr>
        <w:t>visible</w:t>
      </w:r>
      <w:r w:rsidR="005855BB" w:rsidRPr="00222E24">
        <w:rPr>
          <w:rFonts w:ascii="Times New Roman" w:hAnsi="Times New Roman" w:cs="Times New Roman"/>
        </w:rPr>
        <w:t xml:space="preserve"> </w:t>
      </w:r>
      <w:r w:rsidR="005855BB">
        <w:rPr>
          <w:rFonts w:ascii="Times New Roman" w:hAnsi="Times New Roman" w:cs="Times New Roman"/>
        </w:rPr>
        <w:t>in this mean residual</w:t>
      </w:r>
      <w:r w:rsidR="00FD6E81">
        <w:rPr>
          <w:rFonts w:ascii="Times New Roman" w:hAnsi="Times New Roman" w:cs="Times New Roman"/>
        </w:rPr>
        <w:t xml:space="preserve"> image</w:t>
      </w:r>
      <w:r w:rsidR="005855BB" w:rsidRPr="00222E24">
        <w:rPr>
          <w:rFonts w:ascii="Times New Roman" w:hAnsi="Times New Roman" w:cs="Times New Roman"/>
        </w:rPr>
        <w:t xml:space="preserve"> </w:t>
      </w:r>
      <w:r w:rsidR="005855BB">
        <w:rPr>
          <w:rFonts w:ascii="Times New Roman" w:hAnsi="Times New Roman" w:cs="Times New Roman"/>
        </w:rPr>
        <w:t>that was not observed in the laboratory tests</w:t>
      </w:r>
      <w:r w:rsidR="005855BB" w:rsidRPr="00222E24">
        <w:rPr>
          <w:rFonts w:ascii="Times New Roman" w:hAnsi="Times New Roman" w:cs="Times New Roman"/>
        </w:rPr>
        <w:t>.</w:t>
      </w:r>
      <w:r w:rsidR="005855BB">
        <w:rPr>
          <w:rFonts w:ascii="Times New Roman" w:hAnsi="Times New Roman" w:cs="Times New Roman"/>
        </w:rPr>
        <w:t xml:space="preserve">  This may be due to contamination from scattering from a baffle vein or a nearby component of the gondola</w:t>
      </w:r>
      <w:r w:rsidR="00FD6E81">
        <w:rPr>
          <w:rFonts w:ascii="Times New Roman" w:hAnsi="Times New Roman" w:cs="Times New Roman"/>
        </w:rPr>
        <w:t xml:space="preserve">, although the true cause is unknown at this point. </w:t>
      </w:r>
    </w:p>
    <w:p w14:paraId="637D0472" w14:textId="15F138B5" w:rsidR="00D43CC3" w:rsidRDefault="00FC71D6" w:rsidP="004E3C4C">
      <w:pPr>
        <w:spacing w:line="360" w:lineRule="auto"/>
        <w:ind w:firstLine="720"/>
        <w:jc w:val="both"/>
        <w:rPr>
          <w:rFonts w:ascii="Times New Roman" w:hAnsi="Times New Roman" w:cs="Times New Roman"/>
        </w:rPr>
      </w:pPr>
      <w:r>
        <w:rPr>
          <w:rFonts w:ascii="Times New Roman" w:hAnsi="Times New Roman" w:cs="Times New Roman"/>
        </w:rPr>
        <w:t>For ease of further analysis, and t</w:t>
      </w:r>
      <w:r w:rsidR="00F31679" w:rsidRPr="00222E24">
        <w:rPr>
          <w:rFonts w:ascii="Times New Roman" w:hAnsi="Times New Roman" w:cs="Times New Roman"/>
        </w:rPr>
        <w:t>o increase the precision of the measurements to a minimum of 0.</w:t>
      </w:r>
      <w:r w:rsidR="00220D86">
        <w:rPr>
          <w:rFonts w:ascii="Times New Roman" w:hAnsi="Times New Roman" w:cs="Times New Roman"/>
        </w:rPr>
        <w:t>6</w:t>
      </w:r>
      <w:r w:rsidR="00F31679" w:rsidRPr="00222E24">
        <w:rPr>
          <w:rFonts w:ascii="Times New Roman" w:hAnsi="Times New Roman" w:cs="Times New Roman"/>
        </w:rPr>
        <w:t xml:space="preserve"> MTF the images were averaged in</w:t>
      </w:r>
      <w:r w:rsidR="00D43CC3">
        <w:rPr>
          <w:rFonts w:ascii="Times New Roman" w:hAnsi="Times New Roman" w:cs="Times New Roman"/>
        </w:rPr>
        <w:t>to</w:t>
      </w:r>
      <w:r w:rsidR="00F31679" w:rsidRPr="00222E24">
        <w:rPr>
          <w:rFonts w:ascii="Times New Roman" w:hAnsi="Times New Roman" w:cs="Times New Roman"/>
        </w:rPr>
        <w:t xml:space="preserve"> cells of 25</w:t>
      </w:r>
      <w:r w:rsidR="00D43CC3">
        <w:rPr>
          <w:rFonts w:ascii="Times New Roman" w:hAnsi="Times New Roman" w:cs="Times New Roman"/>
        </w:rPr>
        <w:t xml:space="preserve"> </w:t>
      </w:r>
      <w:r w:rsidR="00F31679" w:rsidRPr="00222E24">
        <w:rPr>
          <w:rFonts w:ascii="Times New Roman" w:hAnsi="Times New Roman" w:cs="Times New Roman"/>
        </w:rPr>
        <w:t xml:space="preserve">pixels </w:t>
      </w:r>
      <w:r w:rsidR="00D43CC3">
        <w:rPr>
          <w:rFonts w:ascii="Times New Roman" w:hAnsi="Times New Roman" w:cs="Times New Roman"/>
        </w:rPr>
        <w:t>horizontally</w:t>
      </w:r>
      <w:r w:rsidR="00FD6E81">
        <w:rPr>
          <w:rFonts w:ascii="Times New Roman" w:hAnsi="Times New Roman" w:cs="Times New Roman"/>
        </w:rPr>
        <w:t>,</w:t>
      </w:r>
      <w:r w:rsidR="00D43CC3">
        <w:rPr>
          <w:rFonts w:ascii="Times New Roman" w:hAnsi="Times New Roman" w:cs="Times New Roman"/>
        </w:rPr>
        <w:t xml:space="preserve"> </w:t>
      </w:r>
      <w:r w:rsidR="00F31679" w:rsidRPr="00222E24">
        <w:rPr>
          <w:rFonts w:ascii="Times New Roman" w:hAnsi="Times New Roman" w:cs="Times New Roman"/>
        </w:rPr>
        <w:t xml:space="preserve">and </w:t>
      </w:r>
      <w:r w:rsidR="00FD6E81">
        <w:rPr>
          <w:rFonts w:ascii="Times New Roman" w:hAnsi="Times New Roman" w:cs="Times New Roman"/>
        </w:rPr>
        <w:t xml:space="preserve">average </w:t>
      </w:r>
      <w:r w:rsidR="00F31679" w:rsidRPr="00222E24">
        <w:rPr>
          <w:rFonts w:ascii="Times New Roman" w:hAnsi="Times New Roman" w:cs="Times New Roman"/>
        </w:rPr>
        <w:t>vertical</w:t>
      </w:r>
      <w:r w:rsidR="00D43CC3">
        <w:rPr>
          <w:rFonts w:ascii="Times New Roman" w:hAnsi="Times New Roman" w:cs="Times New Roman"/>
        </w:rPr>
        <w:t>ly</w:t>
      </w:r>
      <w:r w:rsidR="00F31679" w:rsidRPr="00222E24">
        <w:rPr>
          <w:rFonts w:ascii="Times New Roman" w:hAnsi="Times New Roman" w:cs="Times New Roman"/>
        </w:rPr>
        <w:t xml:space="preserve"> </w:t>
      </w:r>
      <w:r w:rsidR="00FD6E81">
        <w:rPr>
          <w:rFonts w:ascii="Times New Roman" w:hAnsi="Times New Roman" w:cs="Times New Roman"/>
        </w:rPr>
        <w:t>on</w:t>
      </w:r>
      <w:r w:rsidR="00D43CC3">
        <w:rPr>
          <w:rFonts w:ascii="Times New Roman" w:hAnsi="Times New Roman" w:cs="Times New Roman"/>
        </w:rPr>
        <w:t>to a</w:t>
      </w:r>
      <w:r w:rsidR="00F31679" w:rsidRPr="00222E24">
        <w:rPr>
          <w:rFonts w:ascii="Times New Roman" w:hAnsi="Times New Roman" w:cs="Times New Roman"/>
        </w:rPr>
        <w:t xml:space="preserve"> 1</w:t>
      </w:r>
      <w:r w:rsidR="00C32FF6">
        <w:rPr>
          <w:rFonts w:ascii="Times New Roman" w:hAnsi="Times New Roman" w:cs="Times New Roman"/>
        </w:rPr>
        <w:t xml:space="preserve"> </w:t>
      </w:r>
      <w:r w:rsidR="00220D86">
        <w:rPr>
          <w:rFonts w:ascii="Times New Roman" w:hAnsi="Times New Roman" w:cs="Times New Roman"/>
        </w:rPr>
        <w:t xml:space="preserve">km </w:t>
      </w:r>
      <w:r w:rsidR="00D43CC3">
        <w:rPr>
          <w:rFonts w:ascii="Times New Roman" w:hAnsi="Times New Roman" w:cs="Times New Roman"/>
        </w:rPr>
        <w:t xml:space="preserve">tangent altitude </w:t>
      </w:r>
      <w:r w:rsidR="00220D86">
        <w:rPr>
          <w:rFonts w:ascii="Times New Roman" w:hAnsi="Times New Roman" w:cs="Times New Roman"/>
        </w:rPr>
        <w:t>grid.</w:t>
      </w:r>
      <w:r w:rsidR="00F31679" w:rsidRPr="00222E24">
        <w:rPr>
          <w:rFonts w:ascii="Times New Roman" w:hAnsi="Times New Roman" w:cs="Times New Roman"/>
        </w:rPr>
        <w:t xml:space="preserve"> </w:t>
      </w:r>
      <w:r w:rsidR="00D43CC3">
        <w:rPr>
          <w:rFonts w:ascii="Times New Roman" w:hAnsi="Times New Roman" w:cs="Times New Roman"/>
        </w:rPr>
        <w:t>The r</w:t>
      </w:r>
      <w:r w:rsidR="00F31679" w:rsidRPr="00222E24">
        <w:rPr>
          <w:rFonts w:ascii="Times New Roman" w:hAnsi="Times New Roman" w:cs="Times New Roman"/>
        </w:rPr>
        <w:t>adiance profile</w:t>
      </w:r>
      <w:r w:rsidR="00D43CC3">
        <w:rPr>
          <w:rFonts w:ascii="Times New Roman" w:hAnsi="Times New Roman" w:cs="Times New Roman"/>
        </w:rPr>
        <w:t>s from the center column of the images for all measurements obtained during the flight are shown</w:t>
      </w:r>
      <w:r w:rsidR="00F31679" w:rsidRPr="00222E24">
        <w:rPr>
          <w:rFonts w:ascii="Times New Roman" w:hAnsi="Times New Roman" w:cs="Times New Roman"/>
        </w:rPr>
        <w:t xml:space="preserve"> in </w:t>
      </w:r>
      <w:r w:rsidR="004E3C4C">
        <w:rPr>
          <w:rFonts w:ascii="Times New Roman" w:hAnsi="Times New Roman" w:cs="Times New Roman"/>
        </w:rPr>
        <w:t xml:space="preserve">Figure </w:t>
      </w:r>
      <w:del w:id="410" w:author="Elash, Brenden" w:date="2015-09-16T16:16:00Z">
        <w:r w:rsidR="004E3C4C" w:rsidDel="00000575">
          <w:rPr>
            <w:rFonts w:ascii="Times New Roman" w:hAnsi="Times New Roman" w:cs="Times New Roman"/>
          </w:rPr>
          <w:delText>11</w:delText>
        </w:r>
      </w:del>
      <w:ins w:id="411" w:author="Elash, Brenden" w:date="2015-09-16T16:16:00Z">
        <w:r w:rsidR="00000575">
          <w:rPr>
            <w:rFonts w:ascii="Times New Roman" w:hAnsi="Times New Roman" w:cs="Times New Roman"/>
          </w:rPr>
          <w:t>10</w:t>
        </w:r>
      </w:ins>
      <w:r w:rsidR="00F31679" w:rsidRPr="00222E24">
        <w:rPr>
          <w:rFonts w:ascii="Times New Roman" w:hAnsi="Times New Roman" w:cs="Times New Roman"/>
        </w:rPr>
        <w:t>. The first set</w:t>
      </w:r>
      <w:r w:rsidR="00CE65F8">
        <w:rPr>
          <w:rFonts w:ascii="Times New Roman" w:hAnsi="Times New Roman" w:cs="Times New Roman"/>
        </w:rPr>
        <w:t>s</w:t>
      </w:r>
      <w:r w:rsidR="00F31679" w:rsidRPr="00222E24">
        <w:rPr>
          <w:rFonts w:ascii="Times New Roman" w:hAnsi="Times New Roman" w:cs="Times New Roman"/>
        </w:rPr>
        <w:t xml:space="preserve"> of profiles, the dashed </w:t>
      </w:r>
      <w:r w:rsidR="004E3C4C" w:rsidRPr="00222E24">
        <w:rPr>
          <w:rFonts w:ascii="Times New Roman" w:hAnsi="Times New Roman" w:cs="Times New Roman"/>
        </w:rPr>
        <w:t>lines, which</w:t>
      </w:r>
      <w:r w:rsidR="00F31679" w:rsidRPr="00222E24">
        <w:rPr>
          <w:rFonts w:ascii="Times New Roman" w:hAnsi="Times New Roman" w:cs="Times New Roman"/>
        </w:rPr>
        <w:t xml:space="preserve"> start near zero and move toward </w:t>
      </w:r>
      <w:r w:rsidR="00CE65F8" w:rsidRPr="00222E24">
        <w:rPr>
          <w:rFonts w:ascii="Times New Roman" w:hAnsi="Times New Roman" w:cs="Times New Roman"/>
        </w:rPr>
        <w:t>large</w:t>
      </w:r>
      <w:r w:rsidR="00CE65F8">
        <w:rPr>
          <w:rFonts w:ascii="Times New Roman" w:hAnsi="Times New Roman" w:cs="Times New Roman"/>
        </w:rPr>
        <w:t>r</w:t>
      </w:r>
      <w:r w:rsidR="00CE65F8" w:rsidRPr="00222E24">
        <w:rPr>
          <w:rFonts w:ascii="Times New Roman" w:hAnsi="Times New Roman" w:cs="Times New Roman"/>
        </w:rPr>
        <w:t xml:space="preserve"> values,</w:t>
      </w:r>
      <w:r w:rsidR="00F31679" w:rsidRPr="00222E24">
        <w:rPr>
          <w:rFonts w:ascii="Times New Roman" w:hAnsi="Times New Roman" w:cs="Times New Roman"/>
        </w:rPr>
        <w:t xml:space="preserve"> are the </w:t>
      </w:r>
      <w:r w:rsidR="00D43CC3">
        <w:rPr>
          <w:rFonts w:ascii="Times New Roman" w:hAnsi="Times New Roman" w:cs="Times New Roman"/>
        </w:rPr>
        <w:t>measurements</w:t>
      </w:r>
      <w:r w:rsidR="00F31679" w:rsidRPr="00222E24">
        <w:rPr>
          <w:rFonts w:ascii="Times New Roman" w:hAnsi="Times New Roman" w:cs="Times New Roman"/>
        </w:rPr>
        <w:t xml:space="preserve"> that were recorded </w:t>
      </w:r>
      <w:r w:rsidR="00D43CC3">
        <w:rPr>
          <w:rFonts w:ascii="Times New Roman" w:hAnsi="Times New Roman" w:cs="Times New Roman"/>
        </w:rPr>
        <w:t xml:space="preserve">near and </w:t>
      </w:r>
      <w:r w:rsidR="00F31679" w:rsidRPr="00222E24">
        <w:rPr>
          <w:rFonts w:ascii="Times New Roman" w:hAnsi="Times New Roman" w:cs="Times New Roman"/>
        </w:rPr>
        <w:t>during sunrise</w:t>
      </w:r>
      <w:r w:rsidR="00D43CC3">
        <w:rPr>
          <w:rFonts w:ascii="Times New Roman" w:hAnsi="Times New Roman" w:cs="Times New Roman"/>
        </w:rPr>
        <w:t xml:space="preserve"> so </w:t>
      </w:r>
      <w:r w:rsidR="00F31679" w:rsidRPr="00222E24">
        <w:rPr>
          <w:rFonts w:ascii="Times New Roman" w:hAnsi="Times New Roman" w:cs="Times New Roman"/>
        </w:rPr>
        <w:t xml:space="preserve">the gradual increase </w:t>
      </w:r>
      <w:r w:rsidR="00D43CC3">
        <w:rPr>
          <w:rFonts w:ascii="Times New Roman" w:hAnsi="Times New Roman" w:cs="Times New Roman"/>
        </w:rPr>
        <w:t>is</w:t>
      </w:r>
      <w:r w:rsidR="00D43CC3" w:rsidRPr="00222E24">
        <w:rPr>
          <w:rFonts w:ascii="Times New Roman" w:hAnsi="Times New Roman" w:cs="Times New Roman"/>
        </w:rPr>
        <w:t xml:space="preserve"> </w:t>
      </w:r>
      <w:r w:rsidR="00F31679" w:rsidRPr="00222E24">
        <w:rPr>
          <w:rFonts w:ascii="Times New Roman" w:hAnsi="Times New Roman" w:cs="Times New Roman"/>
        </w:rPr>
        <w:t xml:space="preserve">therefore expected. </w:t>
      </w:r>
      <w:r w:rsidR="00D43CC3">
        <w:rPr>
          <w:rFonts w:ascii="Times New Roman" w:hAnsi="Times New Roman" w:cs="Times New Roman"/>
        </w:rPr>
        <w:t xml:space="preserve">Measurements obtained for </w:t>
      </w:r>
      <w:r w:rsidR="00F31679" w:rsidRPr="00222E24">
        <w:rPr>
          <w:rFonts w:ascii="Times New Roman" w:hAnsi="Times New Roman" w:cs="Times New Roman"/>
        </w:rPr>
        <w:t>solar zenith angle</w:t>
      </w:r>
      <w:r w:rsidR="00D43CC3">
        <w:rPr>
          <w:rFonts w:ascii="Times New Roman" w:hAnsi="Times New Roman" w:cs="Times New Roman"/>
        </w:rPr>
        <w:t>s</w:t>
      </w:r>
      <w:r w:rsidR="00F31679" w:rsidRPr="00222E24">
        <w:rPr>
          <w:rFonts w:ascii="Times New Roman" w:hAnsi="Times New Roman" w:cs="Times New Roman"/>
        </w:rPr>
        <w:t xml:space="preserve"> less than 90</w:t>
      </w:r>
      <w:r w:rsidR="004E3C4C">
        <w:rPr>
          <w:rFonts w:ascii="Times New Roman" w:hAnsi="Times New Roman" w:cs="Times New Roman"/>
          <w:vertAlign w:val="superscript"/>
        </w:rPr>
        <w:t>o</w:t>
      </w:r>
      <w:r w:rsidR="00D43CC3">
        <w:rPr>
          <w:rFonts w:ascii="Times New Roman" w:hAnsi="Times New Roman" w:cs="Times New Roman"/>
        </w:rPr>
        <w:t xml:space="preserve"> are </w:t>
      </w:r>
      <w:r w:rsidR="00F31679" w:rsidRPr="00222E24">
        <w:rPr>
          <w:rFonts w:ascii="Times New Roman" w:hAnsi="Times New Roman" w:cs="Times New Roman"/>
        </w:rPr>
        <w:t>represented by the solid lines</w:t>
      </w:r>
      <w:r w:rsidR="00D43CC3">
        <w:rPr>
          <w:rFonts w:ascii="Times New Roman" w:hAnsi="Times New Roman" w:cs="Times New Roman"/>
        </w:rPr>
        <w:t>. These</w:t>
      </w:r>
      <w:r w:rsidR="00F31679" w:rsidRPr="00222E24">
        <w:rPr>
          <w:rFonts w:ascii="Times New Roman" w:hAnsi="Times New Roman" w:cs="Times New Roman"/>
        </w:rPr>
        <w:t xml:space="preserve"> radiance </w:t>
      </w:r>
      <w:r w:rsidR="00D43CC3">
        <w:rPr>
          <w:rFonts w:ascii="Times New Roman" w:hAnsi="Times New Roman" w:cs="Times New Roman"/>
        </w:rPr>
        <w:t>profiles</w:t>
      </w:r>
      <w:r w:rsidR="00D43CC3" w:rsidRPr="00222E24">
        <w:rPr>
          <w:rFonts w:ascii="Times New Roman" w:hAnsi="Times New Roman" w:cs="Times New Roman"/>
        </w:rPr>
        <w:t xml:space="preserve"> </w:t>
      </w:r>
      <w:r w:rsidR="00F31679" w:rsidRPr="00222E24">
        <w:rPr>
          <w:rFonts w:ascii="Times New Roman" w:hAnsi="Times New Roman" w:cs="Times New Roman"/>
        </w:rPr>
        <w:t>follow a similar</w:t>
      </w:r>
      <w:r w:rsidR="00D43CC3">
        <w:rPr>
          <w:rFonts w:ascii="Times New Roman" w:hAnsi="Times New Roman" w:cs="Times New Roman"/>
        </w:rPr>
        <w:t>, and expected exponential</w:t>
      </w:r>
      <w:r w:rsidR="00F31679" w:rsidRPr="00222E24">
        <w:rPr>
          <w:rFonts w:ascii="Times New Roman" w:hAnsi="Times New Roman" w:cs="Times New Roman"/>
        </w:rPr>
        <w:t xml:space="preserve"> shape</w:t>
      </w:r>
      <w:r w:rsidR="00D43CC3">
        <w:rPr>
          <w:rFonts w:ascii="Times New Roman" w:hAnsi="Times New Roman" w:cs="Times New Roman"/>
        </w:rPr>
        <w:t>, with</w:t>
      </w:r>
      <w:r w:rsidR="00F31679" w:rsidRPr="00222E24">
        <w:rPr>
          <w:rFonts w:ascii="Times New Roman" w:hAnsi="Times New Roman" w:cs="Times New Roman"/>
        </w:rPr>
        <w:t xml:space="preserve"> </w:t>
      </w:r>
      <w:r w:rsidR="00D43CC3">
        <w:rPr>
          <w:rFonts w:ascii="Times New Roman" w:hAnsi="Times New Roman" w:cs="Times New Roman"/>
        </w:rPr>
        <w:t>s</w:t>
      </w:r>
      <w:r w:rsidR="00F31679" w:rsidRPr="00222E24">
        <w:rPr>
          <w:rFonts w:ascii="Times New Roman" w:hAnsi="Times New Roman" w:cs="Times New Roman"/>
        </w:rPr>
        <w:t xml:space="preserve">ome variability </w:t>
      </w:r>
      <w:r w:rsidR="00D43CC3">
        <w:rPr>
          <w:rFonts w:ascii="Times New Roman" w:hAnsi="Times New Roman" w:cs="Times New Roman"/>
        </w:rPr>
        <w:t xml:space="preserve">at tangent altitudes </w:t>
      </w:r>
      <w:r w:rsidR="00365BCE">
        <w:rPr>
          <w:rFonts w:ascii="Times New Roman" w:hAnsi="Times New Roman" w:cs="Times New Roman"/>
        </w:rPr>
        <w:t>below 12</w:t>
      </w:r>
      <w:r w:rsidR="00D43CC3">
        <w:rPr>
          <w:rFonts w:ascii="Times New Roman" w:hAnsi="Times New Roman" w:cs="Times New Roman"/>
        </w:rPr>
        <w:t xml:space="preserve"> km </w:t>
      </w:r>
      <w:r w:rsidR="00F31679" w:rsidRPr="00222E24">
        <w:rPr>
          <w:rFonts w:ascii="Times New Roman" w:hAnsi="Times New Roman" w:cs="Times New Roman"/>
        </w:rPr>
        <w:t>corresponding largely to</w:t>
      </w:r>
      <w:r w:rsidR="00CE65F8">
        <w:rPr>
          <w:rFonts w:ascii="Times New Roman" w:hAnsi="Times New Roman" w:cs="Times New Roman"/>
        </w:rPr>
        <w:t xml:space="preserve"> changing</w:t>
      </w:r>
      <w:r w:rsidR="00F31679" w:rsidRPr="00222E24">
        <w:rPr>
          <w:rFonts w:ascii="Times New Roman" w:hAnsi="Times New Roman" w:cs="Times New Roman"/>
        </w:rPr>
        <w:t xml:space="preserve"> cloud</w:t>
      </w:r>
      <w:r w:rsidR="00CE65F8">
        <w:rPr>
          <w:rFonts w:ascii="Times New Roman" w:hAnsi="Times New Roman" w:cs="Times New Roman"/>
        </w:rPr>
        <w:t xml:space="preserve"> conditions</w:t>
      </w:r>
      <w:r w:rsidR="00F31679" w:rsidRPr="00222E24">
        <w:rPr>
          <w:rFonts w:ascii="Times New Roman" w:hAnsi="Times New Roman" w:cs="Times New Roman"/>
        </w:rPr>
        <w:t xml:space="preserve">. </w:t>
      </w:r>
    </w:p>
    <w:p w14:paraId="3B00B5A1" w14:textId="553219F9" w:rsidR="00F31679" w:rsidRPr="00222E24" w:rsidRDefault="00F31679" w:rsidP="00C02C7B">
      <w:pPr>
        <w:spacing w:line="360" w:lineRule="auto"/>
        <w:ind w:firstLine="720"/>
        <w:jc w:val="both"/>
        <w:rPr>
          <w:rFonts w:ascii="Times New Roman" w:hAnsi="Times New Roman" w:cs="Times New Roman"/>
        </w:rPr>
      </w:pPr>
      <w:r w:rsidRPr="00222E24">
        <w:rPr>
          <w:rFonts w:ascii="Times New Roman" w:hAnsi="Times New Roman" w:cs="Times New Roman"/>
        </w:rPr>
        <w:t xml:space="preserve"> </w:t>
      </w:r>
      <w:r w:rsidR="006C71AD">
        <w:rPr>
          <w:rFonts w:ascii="Times New Roman" w:hAnsi="Times New Roman" w:cs="Times New Roman"/>
        </w:rPr>
        <w:t xml:space="preserve">A full cycle of 13 spectral </w:t>
      </w:r>
      <w:r w:rsidRPr="00222E24">
        <w:rPr>
          <w:rFonts w:ascii="Times New Roman" w:hAnsi="Times New Roman" w:cs="Times New Roman"/>
        </w:rPr>
        <w:t xml:space="preserve">images </w:t>
      </w:r>
      <w:r w:rsidR="006C71AD">
        <w:rPr>
          <w:rFonts w:ascii="Times New Roman" w:hAnsi="Times New Roman" w:cs="Times New Roman"/>
        </w:rPr>
        <w:t xml:space="preserve">(numbers </w:t>
      </w:r>
      <w:r w:rsidRPr="00222E24">
        <w:rPr>
          <w:rFonts w:ascii="Times New Roman" w:hAnsi="Times New Roman" w:cs="Times New Roman"/>
        </w:rPr>
        <w:t>204</w:t>
      </w:r>
      <w:r w:rsidR="006C71AD">
        <w:rPr>
          <w:rFonts w:ascii="Times New Roman" w:hAnsi="Times New Roman" w:cs="Times New Roman"/>
        </w:rPr>
        <w:t>-</w:t>
      </w:r>
      <w:r w:rsidRPr="00222E24">
        <w:rPr>
          <w:rFonts w:ascii="Times New Roman" w:hAnsi="Times New Roman" w:cs="Times New Roman"/>
        </w:rPr>
        <w:t>216</w:t>
      </w:r>
      <w:r w:rsidR="006C71AD">
        <w:rPr>
          <w:rFonts w:ascii="Times New Roman" w:hAnsi="Times New Roman" w:cs="Times New Roman"/>
        </w:rPr>
        <w:t>)</w:t>
      </w:r>
      <w:r w:rsidRPr="00222E24">
        <w:rPr>
          <w:rFonts w:ascii="Times New Roman" w:hAnsi="Times New Roman" w:cs="Times New Roman"/>
        </w:rPr>
        <w:t xml:space="preserve"> were used </w:t>
      </w:r>
      <w:r w:rsidR="00D72419">
        <w:rPr>
          <w:rFonts w:ascii="Times New Roman" w:hAnsi="Times New Roman" w:cs="Times New Roman"/>
        </w:rPr>
        <w:t xml:space="preserve">in Figure </w:t>
      </w:r>
      <w:del w:id="412" w:author="Elash, Brenden" w:date="2015-09-16T16:16:00Z">
        <w:r w:rsidR="00D72419" w:rsidDel="00000575">
          <w:rPr>
            <w:rFonts w:ascii="Times New Roman" w:hAnsi="Times New Roman" w:cs="Times New Roman"/>
          </w:rPr>
          <w:delText xml:space="preserve">12 </w:delText>
        </w:r>
      </w:del>
      <w:ins w:id="413" w:author="Elash, Brenden" w:date="2015-09-16T16:16:00Z">
        <w:r w:rsidR="00000575">
          <w:rPr>
            <w:rFonts w:ascii="Times New Roman" w:hAnsi="Times New Roman" w:cs="Times New Roman"/>
          </w:rPr>
          <w:t xml:space="preserve">11 </w:t>
        </w:r>
      </w:ins>
      <w:r w:rsidRPr="00222E24">
        <w:rPr>
          <w:rFonts w:ascii="Times New Roman" w:hAnsi="Times New Roman" w:cs="Times New Roman"/>
        </w:rPr>
        <w:t xml:space="preserve">to show the spectrum of relative </w:t>
      </w:r>
      <w:r w:rsidR="00CE65F8">
        <w:rPr>
          <w:rFonts w:ascii="Times New Roman" w:hAnsi="Times New Roman" w:cs="Times New Roman"/>
        </w:rPr>
        <w:t xml:space="preserve">calibrated </w:t>
      </w:r>
      <w:r w:rsidRPr="00222E24">
        <w:rPr>
          <w:rFonts w:ascii="Times New Roman" w:hAnsi="Times New Roman" w:cs="Times New Roman"/>
        </w:rPr>
        <w:t xml:space="preserve">radiances at </w:t>
      </w:r>
      <w:r w:rsidR="00D72419">
        <w:rPr>
          <w:rFonts w:ascii="Times New Roman" w:hAnsi="Times New Roman" w:cs="Times New Roman"/>
        </w:rPr>
        <w:t>selected tangent altitudes.  The</w:t>
      </w:r>
      <w:r w:rsidRPr="00222E24">
        <w:rPr>
          <w:rFonts w:ascii="Times New Roman" w:hAnsi="Times New Roman" w:cs="Times New Roman"/>
        </w:rPr>
        <w:t xml:space="preserve"> </w:t>
      </w:r>
      <w:r w:rsidR="00D72419">
        <w:rPr>
          <w:rFonts w:ascii="Times New Roman" w:hAnsi="Times New Roman" w:cs="Times New Roman"/>
        </w:rPr>
        <w:t xml:space="preserve">estimated </w:t>
      </w:r>
      <w:r w:rsidRPr="00222E24">
        <w:rPr>
          <w:rFonts w:ascii="Times New Roman" w:hAnsi="Times New Roman" w:cs="Times New Roman"/>
        </w:rPr>
        <w:t xml:space="preserve">error </w:t>
      </w:r>
      <w:r w:rsidR="00D72419">
        <w:rPr>
          <w:rFonts w:ascii="Times New Roman" w:hAnsi="Times New Roman" w:cs="Times New Roman"/>
        </w:rPr>
        <w:t xml:space="preserve">in the radiance is </w:t>
      </w:r>
      <w:r w:rsidRPr="00222E24">
        <w:rPr>
          <w:rFonts w:ascii="Times New Roman" w:hAnsi="Times New Roman" w:cs="Times New Roman"/>
        </w:rPr>
        <w:t xml:space="preserve">represented by the shading. </w:t>
      </w:r>
      <w:del w:id="414" w:author="Elash, Brenden" w:date="2015-09-16T14:55:00Z">
        <w:r w:rsidR="00D72419" w:rsidRPr="0089304F" w:rsidDel="009B66DD">
          <w:rPr>
            <w:rFonts w:ascii="Times New Roman" w:hAnsi="Times New Roman" w:cs="Times New Roman"/>
            <w:rPrChange w:id="415" w:author="Elash, Brenden" w:date="2015-09-16T14:58:00Z">
              <w:rPr>
                <w:rFonts w:ascii="Times New Roman" w:hAnsi="Times New Roman" w:cs="Times New Roman"/>
                <w:color w:val="FF0000"/>
              </w:rPr>
            </w:rPrChange>
          </w:rPr>
          <w:delText xml:space="preserve">(state the </w:delText>
        </w:r>
        <w:r w:rsidR="00FD6E81" w:rsidRPr="0089304F" w:rsidDel="009B66DD">
          <w:rPr>
            <w:rFonts w:ascii="Times New Roman" w:hAnsi="Times New Roman" w:cs="Times New Roman"/>
            <w:rPrChange w:id="416" w:author="Elash, Brenden" w:date="2015-09-16T14:58:00Z">
              <w:rPr>
                <w:rFonts w:ascii="Times New Roman" w:hAnsi="Times New Roman" w:cs="Times New Roman"/>
                <w:color w:val="FF0000"/>
              </w:rPr>
            </w:rPrChange>
          </w:rPr>
          <w:delText>ranges</w:delText>
        </w:r>
        <w:r w:rsidR="00D72419" w:rsidRPr="0089304F" w:rsidDel="009B66DD">
          <w:rPr>
            <w:rFonts w:ascii="Times New Roman" w:hAnsi="Times New Roman" w:cs="Times New Roman"/>
            <w:rPrChange w:id="417" w:author="Elash, Brenden" w:date="2015-09-16T14:58:00Z">
              <w:rPr>
                <w:rFonts w:ascii="Times New Roman" w:hAnsi="Times New Roman" w:cs="Times New Roman"/>
                <w:color w:val="FF0000"/>
              </w:rPr>
            </w:rPrChange>
          </w:rPr>
          <w:delText xml:space="preserve"> for how big the error bar</w:delText>
        </w:r>
        <w:r w:rsidR="00FD6E81" w:rsidRPr="0089304F" w:rsidDel="009B66DD">
          <w:rPr>
            <w:rFonts w:ascii="Times New Roman" w:hAnsi="Times New Roman" w:cs="Times New Roman"/>
            <w:rPrChange w:id="418" w:author="Elash, Brenden" w:date="2015-09-16T14:58:00Z">
              <w:rPr>
                <w:rFonts w:ascii="Times New Roman" w:hAnsi="Times New Roman" w:cs="Times New Roman"/>
                <w:color w:val="FF0000"/>
              </w:rPr>
            </w:rPrChange>
          </w:rPr>
          <w:delText xml:space="preserve"> is</w:delText>
        </w:r>
        <w:r w:rsidR="00D72419" w:rsidRPr="0089304F" w:rsidDel="009B66DD">
          <w:rPr>
            <w:rFonts w:ascii="Times New Roman" w:hAnsi="Times New Roman" w:cs="Times New Roman"/>
            <w:rPrChange w:id="419" w:author="Elash, Brenden" w:date="2015-09-16T14:58:00Z">
              <w:rPr>
                <w:rFonts w:ascii="Times New Roman" w:hAnsi="Times New Roman" w:cs="Times New Roman"/>
                <w:color w:val="FF0000"/>
              </w:rPr>
            </w:rPrChange>
          </w:rPr>
          <w:delText xml:space="preserve"> typically in percent and what terms are included in the error estimate)</w:delText>
        </w:r>
      </w:del>
      <w:ins w:id="420" w:author="Elash, Brenden" w:date="2015-09-16T14:55:00Z">
        <w:r w:rsidR="0089304F" w:rsidRPr="0089304F">
          <w:rPr>
            <w:rFonts w:ascii="Times New Roman" w:hAnsi="Times New Roman" w:cs="Times New Roman"/>
          </w:rPr>
          <w:t>The error is</w:t>
        </w:r>
        <w:r w:rsidR="009B66DD" w:rsidRPr="0089304F">
          <w:rPr>
            <w:rFonts w:ascii="Times New Roman" w:hAnsi="Times New Roman" w:cs="Times New Roman"/>
            <w:rPrChange w:id="421" w:author="Elash, Brenden" w:date="2015-09-16T14:58:00Z">
              <w:rPr>
                <w:rFonts w:ascii="Times New Roman" w:hAnsi="Times New Roman" w:cs="Times New Roman"/>
                <w:color w:val="FF0000"/>
              </w:rPr>
            </w:rPrChange>
          </w:rPr>
          <w:t xml:space="preserve"> </w:t>
        </w:r>
      </w:ins>
      <w:ins w:id="422" w:author="Elash, Brenden" w:date="2015-09-17T10:42:00Z">
        <w:r w:rsidR="005F6F1B">
          <w:rPr>
            <w:rFonts w:ascii="Times New Roman" w:hAnsi="Times New Roman" w:cs="Times New Roman"/>
          </w:rPr>
          <w:t xml:space="preserve">approximately </w:t>
        </w:r>
      </w:ins>
      <w:ins w:id="423" w:author="Elash, Brenden" w:date="2015-09-16T14:55:00Z">
        <w:r w:rsidR="009B66DD" w:rsidRPr="0089304F">
          <w:rPr>
            <w:rFonts w:ascii="Times New Roman" w:hAnsi="Times New Roman" w:cs="Times New Roman"/>
            <w:rPrChange w:id="424" w:author="Elash, Brenden" w:date="2015-09-16T14:58:00Z">
              <w:rPr>
                <w:rFonts w:ascii="Times New Roman" w:hAnsi="Times New Roman" w:cs="Times New Roman"/>
                <w:color w:val="FF0000"/>
              </w:rPr>
            </w:rPrChange>
          </w:rPr>
          <w:t>five percent f</w:t>
        </w:r>
        <w:r w:rsidR="0089304F" w:rsidRPr="0089304F">
          <w:rPr>
            <w:rFonts w:ascii="Times New Roman" w:hAnsi="Times New Roman" w:cs="Times New Roman"/>
            <w:rPrChange w:id="425" w:author="Elash, Brenden" w:date="2015-09-16T14:58:00Z">
              <w:rPr>
                <w:rFonts w:ascii="Times New Roman" w:hAnsi="Times New Roman" w:cs="Times New Roman"/>
                <w:color w:val="FF0000"/>
              </w:rPr>
            </w:rPrChange>
          </w:rPr>
          <w:t>rom</w:t>
        </w:r>
      </w:ins>
      <w:ins w:id="426" w:author="Elash, Brenden" w:date="2015-09-16T14:56:00Z">
        <w:r w:rsidR="0089304F" w:rsidRPr="0089304F">
          <w:rPr>
            <w:rFonts w:ascii="Times New Roman" w:hAnsi="Times New Roman" w:cs="Times New Roman"/>
            <w:rPrChange w:id="427" w:author="Elash, Brenden" w:date="2015-09-16T14:58:00Z">
              <w:rPr>
                <w:rFonts w:ascii="Times New Roman" w:hAnsi="Times New Roman" w:cs="Times New Roman"/>
                <w:color w:val="FF0000"/>
              </w:rPr>
            </w:rPrChange>
          </w:rPr>
          <w:t xml:space="preserve"> 5 to 20 km and </w:t>
        </w:r>
      </w:ins>
      <w:ins w:id="428" w:author="Elash, Brenden" w:date="2015-09-16T17:26:00Z">
        <w:r w:rsidR="00392EC8">
          <w:rPr>
            <w:rFonts w:ascii="Times New Roman" w:hAnsi="Times New Roman" w:cs="Times New Roman"/>
          </w:rPr>
          <w:t>increases</w:t>
        </w:r>
      </w:ins>
      <w:ins w:id="429" w:author="Elash, Brenden" w:date="2015-09-16T14:56:00Z">
        <w:r w:rsidR="0089304F" w:rsidRPr="0089304F">
          <w:rPr>
            <w:rFonts w:ascii="Times New Roman" w:hAnsi="Times New Roman" w:cs="Times New Roman"/>
            <w:rPrChange w:id="430" w:author="Elash, Brenden" w:date="2015-09-16T14:58:00Z">
              <w:rPr>
                <w:rFonts w:ascii="Times New Roman" w:hAnsi="Times New Roman" w:cs="Times New Roman"/>
                <w:color w:val="FF0000"/>
              </w:rPr>
            </w:rPrChange>
          </w:rPr>
          <w:t xml:space="preserve"> </w:t>
        </w:r>
      </w:ins>
      <w:ins w:id="431" w:author="Elash, Brenden" w:date="2015-09-16T17:26:00Z">
        <w:r w:rsidR="00392EC8">
          <w:rPr>
            <w:rFonts w:ascii="Times New Roman" w:hAnsi="Times New Roman" w:cs="Times New Roman"/>
          </w:rPr>
          <w:t xml:space="preserve">up </w:t>
        </w:r>
      </w:ins>
      <w:ins w:id="432" w:author="Elash, Brenden" w:date="2015-09-16T14:56:00Z">
        <w:r w:rsidR="005F6F1B" w:rsidRPr="005F6F1B">
          <w:rPr>
            <w:rFonts w:ascii="Times New Roman" w:hAnsi="Times New Roman" w:cs="Times New Roman"/>
          </w:rPr>
          <w:t>to eight</w:t>
        </w:r>
        <w:r w:rsidR="0089304F" w:rsidRPr="0089304F">
          <w:rPr>
            <w:rFonts w:ascii="Times New Roman" w:hAnsi="Times New Roman" w:cs="Times New Roman"/>
            <w:rPrChange w:id="433" w:author="Elash, Brenden" w:date="2015-09-16T14:58:00Z">
              <w:rPr>
                <w:rFonts w:ascii="Times New Roman" w:hAnsi="Times New Roman" w:cs="Times New Roman"/>
                <w:color w:val="FF0000"/>
              </w:rPr>
            </w:rPrChange>
          </w:rPr>
          <w:t xml:space="preserve"> percent from </w:t>
        </w:r>
      </w:ins>
      <w:ins w:id="434" w:author="Elash, Brenden" w:date="2015-09-17T10:43:00Z">
        <w:r w:rsidR="005F6F1B">
          <w:rPr>
            <w:rFonts w:ascii="Times New Roman" w:hAnsi="Times New Roman" w:cs="Times New Roman"/>
          </w:rPr>
          <w:t>20 to</w:t>
        </w:r>
      </w:ins>
      <w:ins w:id="435" w:author="Elash, Brenden" w:date="2015-09-16T14:56:00Z">
        <w:r w:rsidR="005F6F1B" w:rsidRPr="005F6F1B">
          <w:rPr>
            <w:rFonts w:ascii="Times New Roman" w:hAnsi="Times New Roman" w:cs="Times New Roman"/>
          </w:rPr>
          <w:t xml:space="preserve"> 35</w:t>
        </w:r>
        <w:r w:rsidR="0089304F" w:rsidRPr="0089304F">
          <w:rPr>
            <w:rFonts w:ascii="Times New Roman" w:hAnsi="Times New Roman" w:cs="Times New Roman"/>
            <w:rPrChange w:id="436" w:author="Elash, Brenden" w:date="2015-09-16T14:58:00Z">
              <w:rPr>
                <w:rFonts w:ascii="Times New Roman" w:hAnsi="Times New Roman" w:cs="Times New Roman"/>
                <w:color w:val="FF0000"/>
              </w:rPr>
            </w:rPrChange>
          </w:rPr>
          <w:t xml:space="preserve"> km</w:t>
        </w:r>
      </w:ins>
      <w:ins w:id="437" w:author="Elash, Brenden" w:date="2015-09-16T17:26:00Z">
        <w:r w:rsidR="00392EC8">
          <w:rPr>
            <w:rFonts w:ascii="Times New Roman" w:hAnsi="Times New Roman" w:cs="Times New Roman"/>
          </w:rPr>
          <w:t>.</w:t>
        </w:r>
      </w:ins>
      <w:ins w:id="438" w:author="Elash, Brenden" w:date="2015-09-16T14:56:00Z">
        <w:r w:rsidR="0089304F" w:rsidRPr="0089304F">
          <w:rPr>
            <w:rFonts w:ascii="Times New Roman" w:hAnsi="Times New Roman" w:cs="Times New Roman"/>
            <w:rPrChange w:id="439" w:author="Elash, Brenden" w:date="2015-09-16T14:58:00Z">
              <w:rPr>
                <w:rFonts w:ascii="Times New Roman" w:hAnsi="Times New Roman" w:cs="Times New Roman"/>
                <w:color w:val="FF0000"/>
              </w:rPr>
            </w:rPrChange>
          </w:rPr>
          <w:t xml:space="preserve"> </w:t>
        </w:r>
      </w:ins>
      <w:ins w:id="440" w:author="Elash, Brenden" w:date="2015-09-16T17:26:00Z">
        <w:r w:rsidR="00392EC8">
          <w:rPr>
            <w:rFonts w:ascii="Times New Roman" w:hAnsi="Times New Roman" w:cs="Times New Roman"/>
          </w:rPr>
          <w:t xml:space="preserve"> The error term </w:t>
        </w:r>
      </w:ins>
      <w:ins w:id="441" w:author="Elash, Brenden" w:date="2015-09-16T14:56:00Z">
        <w:r w:rsidR="0089304F" w:rsidRPr="0089304F">
          <w:rPr>
            <w:rFonts w:ascii="Times New Roman" w:hAnsi="Times New Roman" w:cs="Times New Roman"/>
            <w:rPrChange w:id="442" w:author="Elash, Brenden" w:date="2015-09-16T14:58:00Z">
              <w:rPr>
                <w:rFonts w:ascii="Times New Roman" w:hAnsi="Times New Roman" w:cs="Times New Roman"/>
                <w:color w:val="FF0000"/>
              </w:rPr>
            </w:rPrChange>
          </w:rPr>
          <w:t>includ</w:t>
        </w:r>
      </w:ins>
      <w:ins w:id="443" w:author="Elash, Brenden" w:date="2015-09-16T14:57:00Z">
        <w:r w:rsidR="0089304F" w:rsidRPr="0089304F">
          <w:rPr>
            <w:rFonts w:ascii="Times New Roman" w:hAnsi="Times New Roman" w:cs="Times New Roman"/>
            <w:rPrChange w:id="444" w:author="Elash, Brenden" w:date="2015-09-16T14:58:00Z">
              <w:rPr>
                <w:rFonts w:ascii="Times New Roman" w:hAnsi="Times New Roman" w:cs="Times New Roman"/>
                <w:color w:val="FF0000"/>
              </w:rPr>
            </w:rPrChange>
          </w:rPr>
          <w:t>es</w:t>
        </w:r>
      </w:ins>
      <w:ins w:id="445" w:author="Elash, Brenden" w:date="2015-09-16T14:56:00Z">
        <w:r w:rsidR="0089304F" w:rsidRPr="0089304F">
          <w:rPr>
            <w:rFonts w:ascii="Times New Roman" w:hAnsi="Times New Roman" w:cs="Times New Roman"/>
            <w:rPrChange w:id="446" w:author="Elash, Brenden" w:date="2015-09-16T14:58:00Z">
              <w:rPr>
                <w:rFonts w:ascii="Times New Roman" w:hAnsi="Times New Roman" w:cs="Times New Roman"/>
                <w:color w:val="FF0000"/>
              </w:rPr>
            </w:rPrChange>
          </w:rPr>
          <w:t xml:space="preserve"> the </w:t>
        </w:r>
      </w:ins>
      <w:ins w:id="447" w:author="Elash, Brenden" w:date="2015-09-16T17:26:00Z">
        <w:r w:rsidR="00392EC8">
          <w:rPr>
            <w:rFonts w:ascii="Times New Roman" w:hAnsi="Times New Roman" w:cs="Times New Roman"/>
          </w:rPr>
          <w:t xml:space="preserve">CCD </w:t>
        </w:r>
      </w:ins>
      <w:ins w:id="448" w:author="Elash, Brenden" w:date="2015-09-16T14:56:00Z">
        <w:r w:rsidR="0089304F" w:rsidRPr="0089304F">
          <w:rPr>
            <w:rFonts w:ascii="Times New Roman" w:hAnsi="Times New Roman" w:cs="Times New Roman"/>
            <w:rPrChange w:id="449" w:author="Elash, Brenden" w:date="2015-09-16T14:58:00Z">
              <w:rPr>
                <w:rFonts w:ascii="Times New Roman" w:hAnsi="Times New Roman" w:cs="Times New Roman"/>
                <w:color w:val="FF0000"/>
              </w:rPr>
            </w:rPrChange>
          </w:rPr>
          <w:t>read</w:t>
        </w:r>
      </w:ins>
      <w:ins w:id="450" w:author="Elash, Brenden" w:date="2015-09-16T14:57:00Z">
        <w:r w:rsidR="0089304F" w:rsidRPr="0089304F">
          <w:rPr>
            <w:rFonts w:ascii="Times New Roman" w:hAnsi="Times New Roman" w:cs="Times New Roman"/>
            <w:rPrChange w:id="451" w:author="Elash, Brenden" w:date="2015-09-16T14:58:00Z">
              <w:rPr>
                <w:rFonts w:ascii="Times New Roman" w:hAnsi="Times New Roman" w:cs="Times New Roman"/>
                <w:color w:val="FF0000"/>
              </w:rPr>
            </w:rPrChange>
          </w:rPr>
          <w:t>, DC offset, dark current, stray light removal, and flat fielding correction error terms</w:t>
        </w:r>
      </w:ins>
      <w:r w:rsidR="008D3ED5" w:rsidRPr="0089304F">
        <w:rPr>
          <w:rFonts w:ascii="Times New Roman" w:hAnsi="Times New Roman" w:cs="Times New Roman"/>
          <w:rPrChange w:id="452" w:author="Elash, Brenden" w:date="2015-09-16T14:58:00Z">
            <w:rPr>
              <w:rFonts w:ascii="Times New Roman" w:hAnsi="Times New Roman" w:cs="Times New Roman"/>
              <w:color w:val="FF0000"/>
            </w:rPr>
          </w:rPrChange>
        </w:rPr>
        <w:t xml:space="preserve">.  </w:t>
      </w:r>
      <w:r w:rsidR="008D3ED5">
        <w:rPr>
          <w:rFonts w:ascii="Times New Roman" w:hAnsi="Times New Roman" w:cs="Times New Roman"/>
        </w:rPr>
        <w:t>The spectra display the expected and relatively smooth fall off in intensity with increasing wavelength</w:t>
      </w:r>
      <w:ins w:id="453" w:author="Elash, Brenden" w:date="2015-09-17T10:43:00Z">
        <w:r w:rsidR="00A62518">
          <w:rPr>
            <w:rFonts w:ascii="Times New Roman" w:hAnsi="Times New Roman" w:cs="Times New Roman"/>
          </w:rPr>
          <w:t xml:space="preserve"> with </w:t>
        </w:r>
      </w:ins>
      <w:ins w:id="454" w:author="Elash, Brenden" w:date="2015-09-17T10:44:00Z">
        <w:r w:rsidR="00A62518">
          <w:rPr>
            <w:rFonts w:ascii="Times New Roman" w:hAnsi="Times New Roman" w:cs="Times New Roman"/>
          </w:rPr>
          <w:t xml:space="preserve">Chappuis </w:t>
        </w:r>
      </w:ins>
      <w:ins w:id="455" w:author="Elash, Brenden" w:date="2015-09-17T10:43:00Z">
        <w:r w:rsidR="00A62518">
          <w:rPr>
            <w:rFonts w:ascii="Times New Roman" w:hAnsi="Times New Roman" w:cs="Times New Roman"/>
          </w:rPr>
          <w:t xml:space="preserve">ozone </w:t>
        </w:r>
      </w:ins>
      <w:ins w:id="456" w:author="Elash, Brenden" w:date="2015-09-17T10:44:00Z">
        <w:r w:rsidR="00A62518">
          <w:rPr>
            <w:rFonts w:ascii="Times New Roman" w:hAnsi="Times New Roman" w:cs="Times New Roman"/>
          </w:rPr>
          <w:t>absorption</w:t>
        </w:r>
      </w:ins>
      <w:ins w:id="457" w:author="Elash, Brenden" w:date="2015-09-17T10:43:00Z">
        <w:r w:rsidR="00A62518">
          <w:rPr>
            <w:rFonts w:ascii="Times New Roman" w:hAnsi="Times New Roman" w:cs="Times New Roman"/>
          </w:rPr>
          <w:t xml:space="preserve"> </w:t>
        </w:r>
      </w:ins>
      <w:ins w:id="458" w:author="Elash, Brenden" w:date="2015-09-17T10:44:00Z">
        <w:r w:rsidR="00A62518">
          <w:rPr>
            <w:rFonts w:ascii="Times New Roman" w:hAnsi="Times New Roman" w:cs="Times New Roman"/>
          </w:rPr>
          <w:t xml:space="preserve">seen at the lower </w:t>
        </w:r>
      </w:ins>
      <w:ins w:id="459" w:author="Elash, Brenden" w:date="2015-09-17T10:45:00Z">
        <w:r w:rsidR="00A62518">
          <w:rPr>
            <w:rFonts w:ascii="Times New Roman" w:hAnsi="Times New Roman" w:cs="Times New Roman"/>
          </w:rPr>
          <w:t>wavelengths</w:t>
        </w:r>
      </w:ins>
      <w:r w:rsidR="008D3ED5">
        <w:rPr>
          <w:rFonts w:ascii="Times New Roman" w:hAnsi="Times New Roman" w:cs="Times New Roman"/>
        </w:rPr>
        <w:t xml:space="preserve">; however, the reason for the peak in the spectra at 875 nm is not known and may be due to an inconsistency in the pre-flight calibration. </w:t>
      </w:r>
    </w:p>
    <w:p w14:paraId="2544B6D5" w14:textId="3B47664C" w:rsidR="00F31679" w:rsidRPr="00222E24" w:rsidRDefault="003F5C36" w:rsidP="003F5C36">
      <w:pPr>
        <w:pStyle w:val="Heading2"/>
        <w:spacing w:line="360" w:lineRule="auto"/>
      </w:pPr>
      <w:r>
        <w:t xml:space="preserve">4.3 </w:t>
      </w:r>
      <w:r w:rsidR="00F31679" w:rsidRPr="00222E24">
        <w:t>Retrieval</w:t>
      </w:r>
      <w:r w:rsidR="00247D85">
        <w:t xml:space="preserve"> Methodology</w:t>
      </w:r>
    </w:p>
    <w:p w14:paraId="3DBA129E" w14:textId="1372A9FE" w:rsidR="007874A8" w:rsidRDefault="00D805B1" w:rsidP="00FC2643">
      <w:pPr>
        <w:spacing w:line="360" w:lineRule="auto"/>
        <w:jc w:val="both"/>
        <w:rPr>
          <w:rFonts w:ascii="Times New Roman" w:hAnsi="Times New Roman" w:cs="Times New Roman"/>
        </w:rPr>
      </w:pPr>
      <w:r>
        <w:rPr>
          <w:rFonts w:ascii="Times New Roman" w:hAnsi="Times New Roman" w:cs="Times New Roman"/>
        </w:rPr>
        <w:t>As a first application of the ALI measurements, we have applied a slightly modified version of the standard OSIRIS stratospheric aerosol extinction retrieval (Bourassa et al., 2012</w:t>
      </w:r>
      <w:ins w:id="460" w:author="Elash, Brenden" w:date="2015-09-14T13:37:00Z">
        <w:r w:rsidR="009120B6">
          <w:rPr>
            <w:rFonts w:ascii="Times New Roman" w:hAnsi="Times New Roman" w:cs="Times New Roman"/>
          </w:rPr>
          <w:t>b</w:t>
        </w:r>
      </w:ins>
      <w:r>
        <w:rPr>
          <w:rFonts w:ascii="Times New Roman" w:hAnsi="Times New Roman" w:cs="Times New Roman"/>
        </w:rPr>
        <w:t xml:space="preserve">) to the flight measurements. </w:t>
      </w:r>
      <w:r w:rsidR="00FD6E81">
        <w:rPr>
          <w:rFonts w:ascii="Times New Roman" w:hAnsi="Times New Roman" w:cs="Times New Roman"/>
        </w:rPr>
        <w:t xml:space="preserve"> This inversion algorithm, which is applied from the tropopause to 30 km altitude, assumes log-normally distributed hydrated sulphuric acid droplets in order to calculate the aerosol scattering cross sections</w:t>
      </w:r>
      <w:r w:rsidR="00252C96">
        <w:rPr>
          <w:rFonts w:ascii="Times New Roman" w:hAnsi="Times New Roman" w:cs="Times New Roman"/>
        </w:rPr>
        <w:t xml:space="preserve"> from the Mie scattering solution</w:t>
      </w:r>
      <w:r w:rsidR="00671DE0">
        <w:rPr>
          <w:rFonts w:ascii="Times New Roman" w:hAnsi="Times New Roman" w:cs="Times New Roman"/>
        </w:rPr>
        <w:t xml:space="preserve"> (Wiscombe, 1980)</w:t>
      </w:r>
      <w:r w:rsidR="00FD6E81">
        <w:rPr>
          <w:rFonts w:ascii="Times New Roman" w:hAnsi="Times New Roman" w:cs="Times New Roman"/>
        </w:rPr>
        <w:t xml:space="preserve">. </w:t>
      </w:r>
      <w:r>
        <w:rPr>
          <w:rFonts w:ascii="Times New Roman" w:hAnsi="Times New Roman" w:cs="Times New Roman"/>
        </w:rPr>
        <w:t xml:space="preserve"> </w:t>
      </w:r>
      <w:r w:rsidR="00F31679" w:rsidRPr="00222E24">
        <w:rPr>
          <w:rFonts w:ascii="Times New Roman" w:hAnsi="Times New Roman" w:cs="Times New Roman"/>
        </w:rPr>
        <w:t xml:space="preserve">The modeled radiances for the nonlinear inversion were computed with the SASKTRAN </w:t>
      </w:r>
      <w:r>
        <w:rPr>
          <w:rFonts w:ascii="Times New Roman" w:hAnsi="Times New Roman" w:cs="Times New Roman"/>
        </w:rPr>
        <w:t xml:space="preserve">High Resolution </w:t>
      </w:r>
      <w:r w:rsidR="00F31679" w:rsidRPr="00222E24">
        <w:rPr>
          <w:rFonts w:ascii="Times New Roman" w:hAnsi="Times New Roman" w:cs="Times New Roman"/>
        </w:rPr>
        <w:t xml:space="preserve">radiative transfer </w:t>
      </w:r>
      <w:del w:id="461" w:author="Elash, Brenden" w:date="2015-09-10T14:45:00Z">
        <w:r w:rsidR="00F31679" w:rsidRPr="00222E24" w:rsidDel="00244EEE">
          <w:rPr>
            <w:rFonts w:ascii="Times New Roman" w:hAnsi="Times New Roman" w:cs="Times New Roman"/>
          </w:rPr>
          <w:delText>engine</w:delText>
        </w:r>
        <w:r w:rsidDel="00244EEE">
          <w:rPr>
            <w:rFonts w:ascii="Times New Roman" w:hAnsi="Times New Roman" w:cs="Times New Roman"/>
          </w:rPr>
          <w:delText xml:space="preserve"> </w:delText>
        </w:r>
        <w:r w:rsidR="00F31679" w:rsidRPr="00222E24" w:rsidDel="00244EEE">
          <w:rPr>
            <w:rFonts w:ascii="Times New Roman" w:hAnsi="Times New Roman" w:cs="Times New Roman"/>
          </w:rPr>
          <w:delText xml:space="preserve"> (</w:delText>
        </w:r>
      </w:del>
      <w:ins w:id="462" w:author="Elash, Brenden" w:date="2015-09-10T14:45:00Z">
        <w:r w:rsidR="00244EEE" w:rsidRPr="00222E24">
          <w:rPr>
            <w:rFonts w:ascii="Times New Roman" w:hAnsi="Times New Roman" w:cs="Times New Roman"/>
          </w:rPr>
          <w:t>engine</w:t>
        </w:r>
        <w:r w:rsidR="00244EEE">
          <w:rPr>
            <w:rFonts w:ascii="Times New Roman" w:hAnsi="Times New Roman" w:cs="Times New Roman"/>
          </w:rPr>
          <w:t xml:space="preserve"> </w:t>
        </w:r>
        <w:r w:rsidR="00244EEE" w:rsidRPr="00222E24">
          <w:rPr>
            <w:rFonts w:ascii="Times New Roman" w:hAnsi="Times New Roman" w:cs="Times New Roman"/>
          </w:rPr>
          <w:t>(</w:t>
        </w:r>
      </w:ins>
      <w:r w:rsidR="00F31679" w:rsidRPr="00222E24">
        <w:rPr>
          <w:rFonts w:ascii="Times New Roman" w:hAnsi="Times New Roman" w:cs="Times New Roman"/>
        </w:rPr>
        <w:t xml:space="preserve">SASKTRAN-HR) </w:t>
      </w:r>
      <w:r w:rsidR="003F5C36">
        <w:rPr>
          <w:rFonts w:ascii="Times New Roman" w:hAnsi="Times New Roman" w:cs="Times New Roman"/>
        </w:rPr>
        <w:t>(</w:t>
      </w:r>
      <w:r>
        <w:rPr>
          <w:rFonts w:ascii="Times New Roman" w:hAnsi="Times New Roman" w:cs="Times New Roman"/>
        </w:rPr>
        <w:t xml:space="preserve">Bourassa et al., 2008; </w:t>
      </w:r>
      <w:r w:rsidR="00F31679" w:rsidRPr="00222E24">
        <w:rPr>
          <w:rFonts w:ascii="Times New Roman" w:hAnsi="Times New Roman" w:cs="Times New Roman"/>
        </w:rPr>
        <w:t>Zawada</w:t>
      </w:r>
      <w:r w:rsidR="003F5C36">
        <w:rPr>
          <w:rFonts w:ascii="Times New Roman" w:hAnsi="Times New Roman" w:cs="Times New Roman"/>
        </w:rPr>
        <w:t xml:space="preserve"> et al., 2015)</w:t>
      </w:r>
      <w:r w:rsidR="00F31679" w:rsidRPr="00222E24">
        <w:rPr>
          <w:rFonts w:ascii="Times New Roman" w:hAnsi="Times New Roman" w:cs="Times New Roman"/>
        </w:rPr>
        <w:t xml:space="preserve"> using the newly developed </w:t>
      </w:r>
      <w:r w:rsidR="004E4763">
        <w:rPr>
          <w:rFonts w:ascii="Times New Roman" w:hAnsi="Times New Roman" w:cs="Times New Roman"/>
        </w:rPr>
        <w:t xml:space="preserve">vector </w:t>
      </w:r>
      <w:r w:rsidR="00F31679" w:rsidRPr="00222E24">
        <w:rPr>
          <w:rFonts w:ascii="Times New Roman" w:hAnsi="Times New Roman" w:cs="Times New Roman"/>
        </w:rPr>
        <w:t>module</w:t>
      </w:r>
      <w:r w:rsidR="004E4763">
        <w:rPr>
          <w:rFonts w:ascii="Times New Roman" w:hAnsi="Times New Roman" w:cs="Times New Roman"/>
        </w:rPr>
        <w:t xml:space="preserve"> for polarization</w:t>
      </w:r>
      <w:r w:rsidR="00F31679" w:rsidRPr="00222E24">
        <w:rPr>
          <w:rFonts w:ascii="Times New Roman" w:hAnsi="Times New Roman" w:cs="Times New Roman"/>
        </w:rPr>
        <w:t xml:space="preserve"> </w:t>
      </w:r>
      <w:r w:rsidR="003F5C36">
        <w:rPr>
          <w:rFonts w:ascii="Times New Roman" w:hAnsi="Times New Roman" w:cs="Times New Roman"/>
        </w:rPr>
        <w:t>(</w:t>
      </w:r>
      <w:r w:rsidR="00F31679" w:rsidRPr="00222E24">
        <w:rPr>
          <w:rFonts w:ascii="Times New Roman" w:hAnsi="Times New Roman" w:cs="Times New Roman"/>
        </w:rPr>
        <w:t>Dueck</w:t>
      </w:r>
      <w:r w:rsidR="003F5C36">
        <w:rPr>
          <w:rFonts w:ascii="Times New Roman" w:hAnsi="Times New Roman" w:cs="Times New Roman"/>
        </w:rPr>
        <w:t xml:space="preserve"> et al., 2015)</w:t>
      </w:r>
      <w:r w:rsidR="00F31679" w:rsidRPr="00222E24">
        <w:rPr>
          <w:rFonts w:ascii="Times New Roman" w:hAnsi="Times New Roman" w:cs="Times New Roman"/>
        </w:rPr>
        <w:t>. The output of SASKTRAN-HR gives the Stokes vectors for the radiance on the model reference frame</w:t>
      </w:r>
      <w:r w:rsidR="004E4763">
        <w:rPr>
          <w:rFonts w:ascii="Times New Roman" w:hAnsi="Times New Roman" w:cs="Times New Roman"/>
        </w:rPr>
        <w:t>,</w:t>
      </w:r>
      <w:r w:rsidR="00FD6E81">
        <w:rPr>
          <w:rFonts w:ascii="Times New Roman" w:hAnsi="Times New Roman" w:cs="Times New Roman"/>
        </w:rPr>
        <w:t xml:space="preserve"> </w:t>
      </w:r>
      <w:r w:rsidR="00F31679" w:rsidRPr="00222E24">
        <w:rPr>
          <w:rFonts w:ascii="Times New Roman" w:hAnsi="Times New Roman" w:cs="Times New Roman"/>
        </w:rPr>
        <w:t xml:space="preserve">which </w:t>
      </w:r>
      <w:r w:rsidR="004E4763">
        <w:rPr>
          <w:rFonts w:ascii="Times New Roman" w:hAnsi="Times New Roman" w:cs="Times New Roman"/>
        </w:rPr>
        <w:t>are</w:t>
      </w:r>
      <w:r w:rsidR="004E4763" w:rsidRPr="00222E24">
        <w:rPr>
          <w:rFonts w:ascii="Times New Roman" w:hAnsi="Times New Roman" w:cs="Times New Roman"/>
        </w:rPr>
        <w:t xml:space="preserve"> </w:t>
      </w:r>
      <w:r w:rsidR="00F31679" w:rsidRPr="00222E24">
        <w:rPr>
          <w:rFonts w:ascii="Times New Roman" w:hAnsi="Times New Roman" w:cs="Times New Roman"/>
        </w:rPr>
        <w:t>then rotated into the instrument's coordinate system. Once rotated</w:t>
      </w:r>
      <w:r w:rsidR="004E4763">
        <w:rPr>
          <w:rFonts w:ascii="Times New Roman" w:hAnsi="Times New Roman" w:cs="Times New Roman"/>
        </w:rPr>
        <w:t>,</w:t>
      </w:r>
      <w:r w:rsidR="00F31679" w:rsidRPr="00222E24">
        <w:rPr>
          <w:rFonts w:ascii="Times New Roman" w:hAnsi="Times New Roman" w:cs="Times New Roman"/>
        </w:rPr>
        <w:t xml:space="preserve"> the polarization</w:t>
      </w:r>
      <w:r w:rsidR="004E4763">
        <w:rPr>
          <w:rFonts w:ascii="Times New Roman" w:hAnsi="Times New Roman" w:cs="Times New Roman"/>
        </w:rPr>
        <w:t xml:space="preserve"> signal</w:t>
      </w:r>
      <w:r w:rsidR="00F31679" w:rsidRPr="00222E24">
        <w:rPr>
          <w:rFonts w:ascii="Times New Roman" w:hAnsi="Times New Roman" w:cs="Times New Roman"/>
        </w:rPr>
        <w:t xml:space="preserve"> required to match the ALI measurement is the vertical polarization given</w:t>
      </w:r>
      <w:r w:rsidR="007874A8">
        <w:rPr>
          <w:rFonts w:ascii="Times New Roman" w:hAnsi="Times New Roman" w:cs="Times New Roman"/>
        </w:rPr>
        <w:t xml:space="preserve"> by</w:t>
      </w:r>
    </w:p>
    <w:p w14:paraId="26691270" w14:textId="28C152A6" w:rsidR="007874A8" w:rsidRPr="00C01CFC" w:rsidRDefault="005F6F1B" w:rsidP="007874A8">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m:t>
          </m:r>
          <m:r>
            <w:del w:id="463" w:author="Elash, Brenden" w:date="2015-09-10T14:45:00Z">
              <w:rPr>
                <w:rFonts w:ascii="Cambria Math" w:hAnsi="Cambria Math" w:cs="Times New Roman"/>
              </w:rPr>
              <m:t>8</m:t>
            </w:del>
          </m:r>
          <m:r>
            <w:ins w:id="464" w:author="Elash, Brenden" w:date="2015-09-10T14:45:00Z">
              <w:rPr>
                <w:rFonts w:ascii="Cambria Math" w:hAnsi="Cambria Math" w:cs="Times New Roman"/>
              </w:rPr>
              <m:t>6</m:t>
            </w:ins>
          </m:r>
          <m:r>
            <w:rPr>
              <w:rFonts w:ascii="Cambria Math" w:hAnsi="Cambria Math" w:cs="Times New Roman"/>
            </w:rPr>
            <m:t>)</m:t>
          </m:r>
        </m:oMath>
      </m:oMathPara>
    </w:p>
    <w:p w14:paraId="512CC623" w14:textId="7C38AD17" w:rsidR="007874A8" w:rsidRPr="00222E24" w:rsidRDefault="007874A8" w:rsidP="007874A8">
      <w:pPr>
        <w:spacing w:line="360" w:lineRule="auto"/>
        <w:jc w:val="both"/>
        <w:rPr>
          <w:rFonts w:ascii="Times New Roman" w:hAnsi="Times New Roman" w:cs="Times New Roman"/>
        </w:rPr>
      </w:pPr>
      <w:r w:rsidRPr="00C01CFC">
        <w:rPr>
          <w:rFonts w:ascii="Times New Roman" w:hAnsi="Times New Roman" w:cs="Times New Roman"/>
        </w:rPr>
        <w:t>where</w:t>
      </w:r>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w:t>
      </w:r>
      <w:r w:rsidR="006075F8">
        <w:rPr>
          <w:rFonts w:ascii="Times New Roman" w:hAnsi="Times New Roman" w:cs="Times New Roman"/>
        </w:rPr>
        <w:t xml:space="preserve">reference </w:t>
      </w:r>
      <w:r w:rsidRPr="00C01CFC">
        <w:rPr>
          <w:rFonts w:ascii="Times New Roman" w:hAnsi="Times New Roman" w:cs="Times New Roman"/>
        </w:rPr>
        <w:t>frame.</w:t>
      </w:r>
    </w:p>
    <w:p w14:paraId="6643D463" w14:textId="797EFC6B"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w:t>
      </w:r>
      <w:r w:rsidR="00FD6E81">
        <w:rPr>
          <w:rFonts w:ascii="Times New Roman" w:hAnsi="Times New Roman" w:cs="Times New Roman"/>
        </w:rPr>
        <w:t xml:space="preserve"> measurements</w:t>
      </w:r>
      <w:r w:rsidRPr="00222E24">
        <w:rPr>
          <w:rFonts w:ascii="Times New Roman" w:hAnsi="Times New Roman" w:cs="Times New Roman"/>
        </w:rPr>
        <w:t xml:space="preserve"> from ALI are used to create measurement vectors,</w:t>
      </w:r>
      <w:r w:rsidR="00624271">
        <w:rPr>
          <w:rFonts w:ascii="Times New Roman" w:hAnsi="Times New Roman" w:cs="Times New Roman"/>
        </w:rPr>
        <w:t xml:space="preserve"> </w:t>
      </w:r>
      <m:oMath>
        <m:r>
          <m:rPr>
            <m:sty m:val="bi"/>
          </m:rPr>
          <w:rPr>
            <w:rFonts w:ascii="Cambria Math" w:hAnsi="Cambria Math" w:cs="Times New Roman"/>
          </w:rPr>
          <m:t>y</m:t>
        </m:r>
      </m:oMath>
      <w:r w:rsidRPr="00222E24">
        <w:rPr>
          <w:rFonts w:ascii="Times New Roman" w:hAnsi="Times New Roman" w:cs="Times New Roman"/>
        </w:rPr>
        <w:t xml:space="preserve">, </w:t>
      </w:r>
      <w:r w:rsidR="006075F8">
        <w:rPr>
          <w:rFonts w:ascii="Times New Roman" w:hAnsi="Times New Roman" w:cs="Times New Roman"/>
        </w:rPr>
        <w:t xml:space="preserve">as specified in </w:t>
      </w:r>
      <w:r w:rsidRPr="00222E24">
        <w:rPr>
          <w:rFonts w:ascii="Times New Roman" w:hAnsi="Times New Roman" w:cs="Times New Roman"/>
        </w:rPr>
        <w:t>Bourassa</w:t>
      </w:r>
      <w:r w:rsidR="00C210F3">
        <w:rPr>
          <w:rFonts w:ascii="Times New Roman" w:hAnsi="Times New Roman" w:cs="Times New Roman"/>
        </w:rPr>
        <w:t xml:space="preserve"> et al. (2012)</w:t>
      </w:r>
      <w:r w:rsidRPr="00222E24">
        <w:rPr>
          <w:rFonts w:ascii="Times New Roman" w:hAnsi="Times New Roman" w:cs="Times New Roman"/>
        </w:rPr>
        <w:t xml:space="preserve"> in the form</w:t>
      </w:r>
      <w:r w:rsidR="00FD6E81">
        <w:rPr>
          <w:rFonts w:ascii="Times New Roman" w:hAnsi="Times New Roman" w:cs="Times New Roman"/>
        </w:rPr>
        <w:t>,</w:t>
      </w:r>
    </w:p>
    <w:p w14:paraId="5337B813" w14:textId="77777777"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14:paraId="1B9D9024" w14:textId="1F4F1C83"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w:t>
      </w:r>
      <w:ins w:id="465" w:author="Elash, Brenden" w:date="2015-09-16T15:51:00Z">
        <w:r w:rsidR="001F57FF">
          <w:rPr>
            <w:rFonts w:ascii="Times New Roman" w:hAnsi="Times New Roman" w:cs="Times New Roman"/>
          </w:rPr>
          <w:t xml:space="preserve">relative </w:t>
        </w:r>
      </w:ins>
      <w:r w:rsidRPr="00222E24">
        <w:rPr>
          <w:rFonts w:ascii="Times New Roman" w:hAnsi="Times New Roman" w:cs="Times New Roman"/>
        </w:rPr>
        <w:t xml:space="preserve">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w:t>
      </w:r>
      <w:ins w:id="466" w:author="Elash, Brenden" w:date="2015-09-16T15:51:00Z">
        <w:r w:rsidR="001F57FF">
          <w:rPr>
            <w:rFonts w:ascii="Times New Roman" w:hAnsi="Times New Roman" w:cs="Times New Roman"/>
          </w:rPr>
          <w:t xml:space="preserve">relative </w:t>
        </w:r>
      </w:ins>
      <w:r w:rsidRPr="00222E24">
        <w:rPr>
          <w:rFonts w:ascii="Times New Roman" w:hAnsi="Times New Roman" w:cs="Times New Roman"/>
        </w:rPr>
        <w:t xml:space="preserve">radiance at a </w:t>
      </w:r>
      <w:r w:rsidR="006075F8">
        <w:rPr>
          <w:rFonts w:ascii="Times New Roman" w:hAnsi="Times New Roman" w:cs="Times New Roman"/>
        </w:rPr>
        <w:t xml:space="preserve">high </w:t>
      </w:r>
      <w:r w:rsidRPr="00222E24">
        <w:rPr>
          <w:rFonts w:ascii="Times New Roman" w:hAnsi="Times New Roman" w:cs="Times New Roman"/>
        </w:rPr>
        <w:t>reference</w:t>
      </w:r>
      <w:r w:rsidR="006075F8">
        <w:rPr>
          <w:rFonts w:ascii="Times New Roman" w:hAnsi="Times New Roman" w:cs="Times New Roman"/>
        </w:rPr>
        <w:t xml:space="preserve"> tangent</w:t>
      </w:r>
      <w:r w:rsidRPr="00222E24">
        <w:rPr>
          <w:rFonts w:ascii="Times New Roman" w:hAnsi="Times New Roman" w:cs="Times New Roman"/>
        </w:rPr>
        <w:t xml:space="preserve"> altitude where there is little aerosol contribution. For </w:t>
      </w:r>
      <w:r w:rsidR="006075F8">
        <w:rPr>
          <w:rFonts w:ascii="Times New Roman" w:hAnsi="Times New Roman" w:cs="Times New Roman"/>
        </w:rPr>
        <w:t xml:space="preserve">the </w:t>
      </w:r>
      <w:r w:rsidRPr="00222E24">
        <w:rPr>
          <w:rFonts w:ascii="Times New Roman" w:hAnsi="Times New Roman" w:cs="Times New Roman"/>
        </w:rPr>
        <w:t xml:space="preserve">ALI </w:t>
      </w:r>
      <w:r w:rsidR="006075F8">
        <w:rPr>
          <w:rFonts w:ascii="Times New Roman" w:hAnsi="Times New Roman" w:cs="Times New Roman"/>
        </w:rPr>
        <w:t xml:space="preserve">measurements, </w:t>
      </w:r>
      <w:r w:rsidRPr="00222E24">
        <w:rPr>
          <w:rFonts w:ascii="Times New Roman" w:hAnsi="Times New Roman" w:cs="Times New Roman"/>
        </w:rPr>
        <w:t xml:space="preserve">the highest possible </w:t>
      </w:r>
      <w:r w:rsidR="006075F8">
        <w:rPr>
          <w:rFonts w:ascii="Times New Roman" w:hAnsi="Times New Roman" w:cs="Times New Roman"/>
        </w:rPr>
        <w:t xml:space="preserve">tangent </w:t>
      </w:r>
      <w:r w:rsidRPr="00222E24">
        <w:rPr>
          <w:rFonts w:ascii="Times New Roman" w:hAnsi="Times New Roman" w:cs="Times New Roman"/>
        </w:rPr>
        <w:t>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 xml:space="preserve">km tangent height. The second term </w:t>
      </w:r>
      <w:r w:rsidR="006075F8">
        <w:rPr>
          <w:rFonts w:ascii="Times New Roman" w:hAnsi="Times New Roman" w:cs="Times New Roman"/>
        </w:rPr>
        <w:t xml:space="preserve">in Eq. 8 </w:t>
      </w:r>
      <w:r w:rsidRPr="00222E24">
        <w:rPr>
          <w:rFonts w:ascii="Times New Roman" w:hAnsi="Times New Roman" w:cs="Times New Roman"/>
        </w:rPr>
        <w:t>uses modeled radiances from SASKTRAN-HR with only the molecular atmosphere to approximately remove the Rayleigh signal. This is done to improve the speed of the convergence of the retrieva</w:t>
      </w:r>
      <w:r w:rsidR="006075F8">
        <w:rPr>
          <w:rFonts w:ascii="Times New Roman" w:hAnsi="Times New Roman" w:cs="Times New Roman"/>
        </w:rPr>
        <w:t>l (Bourassa et al., 2012</w:t>
      </w:r>
      <w:ins w:id="467" w:author="Elash, Brenden" w:date="2015-09-14T13:39:00Z">
        <w:r w:rsidR="009120B6">
          <w:rPr>
            <w:rFonts w:ascii="Times New Roman" w:hAnsi="Times New Roman" w:cs="Times New Roman"/>
          </w:rPr>
          <w:t>b</w:t>
        </w:r>
      </w:ins>
      <w:r w:rsidR="006075F8">
        <w:rPr>
          <w:rFonts w:ascii="Times New Roman" w:hAnsi="Times New Roman" w:cs="Times New Roman"/>
        </w:rPr>
        <w:t xml:space="preserve">). </w:t>
      </w:r>
      <w:r w:rsidRPr="00222E24">
        <w:rPr>
          <w:rFonts w:ascii="Times New Roman" w:hAnsi="Times New Roman" w:cs="Times New Roman"/>
        </w:rPr>
        <w:t xml:space="preserve">An initial guess state, </w:t>
      </w:r>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w:t>
      </w:r>
      <w:r w:rsidR="00FD6E81">
        <w:rPr>
          <w:rFonts w:ascii="Times New Roman" w:hAnsi="Times New Roman" w:cs="Times New Roman"/>
        </w:rPr>
        <w:t xml:space="preserve"> an</w:t>
      </w:r>
      <w:r w:rsidRPr="00222E24">
        <w:rPr>
          <w:rFonts w:ascii="Times New Roman" w:hAnsi="Times New Roman" w:cs="Times New Roman"/>
        </w:rPr>
        <w:t xml:space="preserve"> </w:t>
      </w:r>
      <w:r w:rsidR="00FD6E81">
        <w:rPr>
          <w:rFonts w:ascii="Times New Roman" w:hAnsi="Times New Roman" w:cs="Times New Roman"/>
        </w:rPr>
        <w:t xml:space="preserve">assumed </w:t>
      </w:r>
      <w:r w:rsidRPr="00222E24">
        <w:rPr>
          <w:rFonts w:ascii="Times New Roman" w:hAnsi="Times New Roman" w:cs="Times New Roman"/>
        </w:rPr>
        <w:t>particle size distribution profile are set in the SASKTRAN-HR model</w:t>
      </w:r>
      <w:r w:rsidR="00FD6E81">
        <w:rPr>
          <w:rFonts w:ascii="Times New Roman" w:hAnsi="Times New Roman" w:cs="Times New Roman"/>
        </w:rPr>
        <w:t>.</w:t>
      </w:r>
      <w:r w:rsidR="00B853A7">
        <w:rPr>
          <w:rFonts w:ascii="Times New Roman" w:hAnsi="Times New Roman" w:cs="Times New Roman"/>
        </w:rPr>
        <w:t xml:space="preserve"> </w:t>
      </w:r>
      <w:r w:rsidRPr="00222E24">
        <w:rPr>
          <w:rFonts w:ascii="Times New Roman" w:hAnsi="Times New Roman" w:cs="Times New Roman"/>
        </w:rPr>
        <w:t>The forward model vector is</w:t>
      </w:r>
      <w:r w:rsidR="00FD6E81">
        <w:rPr>
          <w:rFonts w:ascii="Times New Roman" w:hAnsi="Times New Roman" w:cs="Times New Roman"/>
        </w:rPr>
        <w:t xml:space="preserve"> then</w:t>
      </w:r>
      <w:r w:rsidRPr="00222E24">
        <w:rPr>
          <w:rFonts w:ascii="Times New Roman" w:hAnsi="Times New Roman" w:cs="Times New Roman"/>
        </w:rPr>
        <w:t xml:space="preserve"> constructed </w:t>
      </w:r>
      <w:r w:rsidR="00B853A7" w:rsidRPr="00222E24">
        <w:rPr>
          <w:rFonts w:ascii="Times New Roman" w:hAnsi="Times New Roman" w:cs="Times New Roman"/>
        </w:rPr>
        <w:t>similarl</w:t>
      </w:r>
      <w:r w:rsidR="00B853A7">
        <w:rPr>
          <w:rFonts w:ascii="Times New Roman" w:hAnsi="Times New Roman" w:cs="Times New Roman"/>
        </w:rPr>
        <w:t>y</w:t>
      </w:r>
      <w:r w:rsidRPr="00222E24">
        <w:rPr>
          <w:rFonts w:ascii="Times New Roman" w:hAnsi="Times New Roman" w:cs="Times New Roman"/>
        </w:rPr>
        <w:t xml:space="preserve"> to the measurement vector</w:t>
      </w:r>
      <w:r w:rsidR="00FD6E81">
        <w:rPr>
          <w:rFonts w:ascii="Times New Roman" w:hAnsi="Times New Roman" w:cs="Times New Roman"/>
        </w:rPr>
        <w:t>, and</w:t>
      </w:r>
      <w:r w:rsidRPr="00222E24">
        <w:rPr>
          <w:rFonts w:ascii="Times New Roman" w:hAnsi="Times New Roman" w:cs="Times New Roman"/>
        </w:rPr>
        <w:t xml:space="preserve"> used in combination with the measurement vector to update the </w:t>
      </w:r>
      <w:r w:rsidR="009D689E">
        <w:rPr>
          <w:rFonts w:ascii="Times New Roman" w:hAnsi="Times New Roman" w:cs="Times New Roman"/>
        </w:rPr>
        <w:t xml:space="preserve">aerosol </w:t>
      </w:r>
      <w:r w:rsidRPr="00222E24">
        <w:rPr>
          <w:rFonts w:ascii="Times New Roman" w:hAnsi="Times New Roman" w:cs="Times New Roman"/>
        </w:rPr>
        <w:t xml:space="preserve">extinction </w:t>
      </w:r>
      <w:r w:rsidR="009D689E">
        <w:rPr>
          <w:rFonts w:ascii="Times New Roman" w:hAnsi="Times New Roman" w:cs="Times New Roman"/>
        </w:rPr>
        <w:t xml:space="preserve">coefficient </w:t>
      </w:r>
      <w:r w:rsidRPr="00222E24">
        <w:rPr>
          <w:rFonts w:ascii="Times New Roman" w:hAnsi="Times New Roman" w:cs="Times New Roman"/>
        </w:rPr>
        <w:t>profile using Multiplicative Algebraic Reconstruction Technique (MART) algorithm</w:t>
      </w:r>
      <w:r w:rsidR="009D689E">
        <w:rPr>
          <w:rFonts w:ascii="Times New Roman" w:hAnsi="Times New Roman" w:cs="Times New Roman"/>
        </w:rPr>
        <w:t>,</w:t>
      </w:r>
      <w:r w:rsidRPr="00222E24">
        <w:rPr>
          <w:rFonts w:ascii="Times New Roman" w:hAnsi="Times New Roman" w:cs="Times New Roman"/>
        </w:rPr>
        <w:t xml:space="preserve"> </w:t>
      </w:r>
    </w:p>
    <w:p w14:paraId="06AF6363" w14:textId="3EE77B7B" w:rsidR="00DC503C" w:rsidRPr="00222E24" w:rsidRDefault="005F6F1B"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m:t>
          </m:r>
          <m:r>
            <w:del w:id="468" w:author="Elash, Brenden" w:date="2015-09-10T14:46:00Z">
              <w:rPr>
                <w:rFonts w:ascii="Cambria Math" w:hAnsi="Cambria Math" w:cs="Times New Roman"/>
              </w:rPr>
              <m:t>10</m:t>
            </w:del>
          </m:r>
          <m:r>
            <w:ins w:id="469" w:author="Elash, Brenden" w:date="2015-09-10T14:46:00Z">
              <w:rPr>
                <w:rFonts w:ascii="Cambria Math" w:hAnsi="Cambria Math" w:cs="Times New Roman"/>
              </w:rPr>
              <m:t>7</m:t>
            </w:ins>
          </m:r>
          <m:r>
            <w:rPr>
              <w:rFonts w:ascii="Cambria Math" w:hAnsi="Cambria Math" w:cs="Times New Roman"/>
            </w:rPr>
            <m:t>)</m:t>
          </m:r>
        </m:oMath>
      </m:oMathPara>
    </w:p>
    <w:p w14:paraId="11848A2F" w14:textId="3B52C4A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w:t>
      </w:r>
      <w:r w:rsidR="009D689E">
        <w:rPr>
          <w:rFonts w:ascii="Times New Roman" w:hAnsi="Times New Roman" w:cs="Times New Roman"/>
        </w:rPr>
        <w:t>model</w:t>
      </w:r>
      <w:r w:rsidR="009D689E" w:rsidRPr="00222E24">
        <w:rPr>
          <w:rFonts w:ascii="Times New Roman" w:hAnsi="Times New Roman" w:cs="Times New Roman"/>
        </w:rPr>
        <w:t xml:space="preserve"> </w:t>
      </w:r>
      <w:r w:rsidRPr="00222E24">
        <w:rPr>
          <w:rFonts w:ascii="Times New Roman" w:hAnsi="Times New Roman" w:cs="Times New Roman"/>
        </w:rPr>
        <w:t xml:space="preserve">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w:t>
      </w:r>
      <w:r w:rsidR="009D689E">
        <w:rPr>
          <w:rFonts w:ascii="Times New Roman" w:hAnsi="Times New Roman" w:cs="Times New Roman"/>
        </w:rPr>
        <w:t xml:space="preserve">denotes a </w:t>
      </w:r>
      <w:r w:rsidRPr="00222E24">
        <w:rPr>
          <w:rFonts w:ascii="Times New Roman" w:hAnsi="Times New Roman" w:cs="Times New Roman"/>
        </w:rPr>
        <w:t xml:space="preserve">tangent </w:t>
      </w:r>
      <w:r w:rsidR="009D689E">
        <w:rPr>
          <w:rFonts w:ascii="Times New Roman" w:hAnsi="Times New Roman" w:cs="Times New Roman"/>
        </w:rPr>
        <w:t>altitude</w:t>
      </w:r>
      <w:r w:rsidR="009D689E" w:rsidRPr="00222E24">
        <w:rPr>
          <w:rFonts w:ascii="Times New Roman" w:hAnsi="Times New Roman" w:cs="Times New Roman"/>
        </w:rPr>
        <w:t xml:space="preserve"> </w:t>
      </w:r>
      <w:r w:rsidRPr="00222E24">
        <w:rPr>
          <w:rFonts w:ascii="Times New Roman" w:hAnsi="Times New Roman" w:cs="Times New Roman"/>
        </w:rPr>
        <w:t xml:space="preserve">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is the weighting matrix that relates the importance of each</w:t>
      </w:r>
      <w:r w:rsidR="009D689E">
        <w:rPr>
          <w:rFonts w:ascii="Times New Roman" w:hAnsi="Times New Roman" w:cs="Times New Roman"/>
        </w:rPr>
        <w:t xml:space="preserve"> element of the</w:t>
      </w:r>
      <w:r w:rsidRPr="00222E24">
        <w:rPr>
          <w:rFonts w:ascii="Times New Roman" w:hAnsi="Times New Roman" w:cs="Times New Roman"/>
        </w:rPr>
        <w:t xml:space="preserve">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w:t>
      </w:r>
      <w:r w:rsidR="009D689E">
        <w:rPr>
          <w:rFonts w:ascii="Times New Roman" w:hAnsi="Times New Roman" w:cs="Times New Roman"/>
        </w:rPr>
        <w:t>.</w:t>
      </w:r>
    </w:p>
    <w:p w14:paraId="24B5EFEA" w14:textId="23762361"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 xml:space="preserve">Once a retrieval has been completed for a </w:t>
      </w:r>
      <w:r w:rsidR="00EC28FD">
        <w:rPr>
          <w:rFonts w:ascii="Times New Roman" w:hAnsi="Times New Roman" w:cs="Times New Roman"/>
        </w:rPr>
        <w:t>measured radiance profile,</w:t>
      </w:r>
      <w:r w:rsidRPr="00222E24">
        <w:rPr>
          <w:rFonts w:ascii="Times New Roman" w:hAnsi="Times New Roman" w:cs="Times New Roman"/>
        </w:rPr>
        <w:t xml:space="preserve"> the result is </w:t>
      </w:r>
      <w:r w:rsidR="00EC28FD">
        <w:rPr>
          <w:rFonts w:ascii="Times New Roman" w:hAnsi="Times New Roman" w:cs="Times New Roman"/>
        </w:rPr>
        <w:t xml:space="preserve">then </w:t>
      </w:r>
      <w:r w:rsidRPr="00222E24">
        <w:rPr>
          <w:rFonts w:ascii="Times New Roman" w:hAnsi="Times New Roman" w:cs="Times New Roman"/>
        </w:rPr>
        <w:t xml:space="preserve">used to estimate the error in the </w:t>
      </w:r>
      <w:r w:rsidR="00EC28FD">
        <w:rPr>
          <w:rFonts w:ascii="Times New Roman" w:hAnsi="Times New Roman" w:cs="Times New Roman"/>
        </w:rPr>
        <w:t>retrieved</w:t>
      </w:r>
      <w:r w:rsidR="00EC28FD" w:rsidRPr="00222E24">
        <w:rPr>
          <w:rFonts w:ascii="Times New Roman" w:hAnsi="Times New Roman" w:cs="Times New Roman"/>
        </w:rPr>
        <w:t xml:space="preserve"> </w:t>
      </w:r>
      <w:r w:rsidRPr="00222E24">
        <w:rPr>
          <w:rFonts w:ascii="Times New Roman" w:hAnsi="Times New Roman" w:cs="Times New Roman"/>
        </w:rPr>
        <w:t xml:space="preserve">extinction. For each altitude, a gain matrix, </w:t>
      </w:r>
      <m:oMath>
        <m:r>
          <m:rPr>
            <m:sty m:val="bi"/>
          </m:rPr>
          <w:rPr>
            <w:rFonts w:ascii="Cambria Math" w:hAnsi="Cambria Math" w:cs="Times New Roman"/>
          </w:rPr>
          <m:t>G</m:t>
        </m:r>
      </m:oMath>
      <w:r w:rsidRPr="00222E24">
        <w:rPr>
          <w:rFonts w:ascii="Times New Roman" w:hAnsi="Times New Roman" w:cs="Times New Roman"/>
        </w:rPr>
        <w:t xml:space="preserve">, is </w:t>
      </w:r>
      <w:r w:rsidR="00EC28FD">
        <w:rPr>
          <w:rFonts w:ascii="Times New Roman" w:hAnsi="Times New Roman" w:cs="Times New Roman"/>
        </w:rPr>
        <w:t>calculated</w:t>
      </w:r>
      <w:r w:rsidR="00EC28FD" w:rsidRPr="00222E24">
        <w:rPr>
          <w:rFonts w:ascii="Times New Roman" w:hAnsi="Times New Roman" w:cs="Times New Roman"/>
        </w:rPr>
        <w:t xml:space="preserve"> </w:t>
      </w:r>
      <w:r w:rsidR="004876FE">
        <w:rPr>
          <w:rFonts w:ascii="Times New Roman" w:hAnsi="Times New Roman" w:cs="Times New Roman"/>
        </w:rPr>
        <w:t>through successive numerical perturbation of the measurement vector and re-retrieval (Ro</w:t>
      </w:r>
      <w:ins w:id="470" w:author="Elash, Brenden" w:date="2015-09-14T13:41:00Z">
        <w:r w:rsidR="009120B6">
          <w:rPr>
            <w:rFonts w:ascii="Times New Roman" w:hAnsi="Times New Roman" w:cs="Times New Roman"/>
          </w:rPr>
          <w:t>d</w:t>
        </w:r>
      </w:ins>
      <w:r w:rsidR="004876FE">
        <w:rPr>
          <w:rFonts w:ascii="Times New Roman" w:hAnsi="Times New Roman" w:cs="Times New Roman"/>
        </w:rPr>
        <w:t xml:space="preserve">gers, </w:t>
      </w:r>
      <w:commentRangeStart w:id="471"/>
      <w:r w:rsidR="004876FE">
        <w:rPr>
          <w:rFonts w:ascii="Times New Roman" w:hAnsi="Times New Roman" w:cs="Times New Roman"/>
        </w:rPr>
        <w:t>2000</w:t>
      </w:r>
      <w:commentRangeEnd w:id="471"/>
      <w:r w:rsidR="00C02C7B">
        <w:rPr>
          <w:rStyle w:val="CommentReference"/>
        </w:rPr>
        <w:commentReference w:id="471"/>
      </w:r>
      <w:r w:rsidR="004876FE">
        <w:rPr>
          <w:rFonts w:ascii="Times New Roman" w:hAnsi="Times New Roman" w:cs="Times New Roman"/>
        </w:rPr>
        <w:t>)</w:t>
      </w:r>
      <w:r w:rsidRPr="00222E24">
        <w:rPr>
          <w:rFonts w:ascii="Times New Roman" w:hAnsi="Times New Roman" w:cs="Times New Roman"/>
        </w:rPr>
        <w:t xml:space="preserve">. </w:t>
      </w:r>
      <w:r w:rsidR="00EC28FD">
        <w:rPr>
          <w:rFonts w:ascii="Times New Roman" w:hAnsi="Times New Roman" w:cs="Times New Roman"/>
        </w:rPr>
        <w:t xml:space="preserve"> </w:t>
      </w:r>
      <w:r w:rsidR="005200E8">
        <w:rPr>
          <w:rFonts w:ascii="Times New Roman" w:hAnsi="Times New Roman" w:cs="Times New Roman"/>
        </w:rPr>
        <w:t xml:space="preserve">A </w:t>
      </w:r>
      <w:r w:rsidR="004876FE">
        <w:rPr>
          <w:rFonts w:ascii="Times New Roman" w:hAnsi="Times New Roman" w:cs="Times New Roman"/>
        </w:rPr>
        <w:t xml:space="preserve">much faster </w:t>
      </w:r>
      <w:r w:rsidR="005200E8">
        <w:rPr>
          <w:rFonts w:ascii="Times New Roman" w:hAnsi="Times New Roman" w:cs="Times New Roman"/>
        </w:rPr>
        <w:t xml:space="preserve">method to use the Jacobian to determine the error has been performed (Bourassa </w:t>
      </w:r>
      <w:r w:rsidR="00252C96">
        <w:rPr>
          <w:rFonts w:ascii="Times New Roman" w:hAnsi="Times New Roman" w:cs="Times New Roman"/>
        </w:rPr>
        <w:t xml:space="preserve">et al., </w:t>
      </w:r>
      <w:del w:id="472" w:author="Elash, Brenden" w:date="2015-09-14T13:39:00Z">
        <w:r w:rsidR="005200E8" w:rsidDel="009120B6">
          <w:rPr>
            <w:rFonts w:ascii="Times New Roman" w:hAnsi="Times New Roman" w:cs="Times New Roman"/>
          </w:rPr>
          <w:delText>2012b</w:delText>
        </w:r>
      </w:del>
      <w:ins w:id="473" w:author="Elash, Brenden" w:date="2015-09-14T13:39:00Z">
        <w:r w:rsidR="009120B6">
          <w:rPr>
            <w:rFonts w:ascii="Times New Roman" w:hAnsi="Times New Roman" w:cs="Times New Roman"/>
          </w:rPr>
          <w:t>2012a</w:t>
        </w:r>
      </w:ins>
      <w:r w:rsidR="005200E8">
        <w:rPr>
          <w:rFonts w:ascii="Times New Roman" w:hAnsi="Times New Roman" w:cs="Times New Roman"/>
        </w:rPr>
        <w:t>) but makes an assumption that the gain matrix is equal to the inverse of the Jacobian</w:t>
      </w:r>
      <w:r w:rsidR="00252C96">
        <w:rPr>
          <w:rFonts w:ascii="Times New Roman" w:hAnsi="Times New Roman" w:cs="Times New Roman"/>
        </w:rPr>
        <w:t>,</w:t>
      </w:r>
      <w:r w:rsidR="004876FE">
        <w:rPr>
          <w:rFonts w:ascii="Times New Roman" w:hAnsi="Times New Roman" w:cs="Times New Roman"/>
        </w:rPr>
        <w:t xml:space="preserve"> as typically the averaging kernel is close to the identity matrix.</w:t>
      </w:r>
      <w:r w:rsidR="005200E8">
        <w:rPr>
          <w:rFonts w:ascii="Times New Roman" w:hAnsi="Times New Roman" w:cs="Times New Roman"/>
        </w:rPr>
        <w:t xml:space="preserve"> </w:t>
      </w:r>
      <w:r w:rsidR="004876FE">
        <w:rPr>
          <w:rFonts w:ascii="Times New Roman" w:hAnsi="Times New Roman" w:cs="Times New Roman"/>
        </w:rPr>
        <w:t>However, t</w:t>
      </w:r>
      <w:r w:rsidR="005200E8">
        <w:rPr>
          <w:rFonts w:ascii="Times New Roman" w:hAnsi="Times New Roman" w:cs="Times New Roman"/>
        </w:rPr>
        <w:t>his method adds</w:t>
      </w:r>
      <w:r w:rsidR="004876FE">
        <w:rPr>
          <w:rFonts w:ascii="Times New Roman" w:hAnsi="Times New Roman" w:cs="Times New Roman"/>
        </w:rPr>
        <w:t xml:space="preserve"> </w:t>
      </w:r>
      <w:r w:rsidR="005200E8">
        <w:rPr>
          <w:rFonts w:ascii="Times New Roman" w:hAnsi="Times New Roman" w:cs="Times New Roman"/>
        </w:rPr>
        <w:t>addition</w:t>
      </w:r>
      <w:r w:rsidR="004876FE">
        <w:rPr>
          <w:rFonts w:ascii="Times New Roman" w:hAnsi="Times New Roman" w:cs="Times New Roman"/>
        </w:rPr>
        <w:t>al</w:t>
      </w:r>
      <w:r w:rsidR="005200E8">
        <w:rPr>
          <w:rFonts w:ascii="Times New Roman" w:hAnsi="Times New Roman" w:cs="Times New Roman"/>
        </w:rPr>
        <w:t xml:space="preserve"> uncertainty to the error estimate</w:t>
      </w:r>
      <w:r w:rsidR="004876FE">
        <w:rPr>
          <w:rFonts w:ascii="Times New Roman" w:hAnsi="Times New Roman" w:cs="Times New Roman"/>
        </w:rPr>
        <w:t xml:space="preserve"> and with a limited set of balloon data, it is possible to calculate the gain matrix directly</w:t>
      </w:r>
      <w:r w:rsidR="005200E8">
        <w:rPr>
          <w:rFonts w:ascii="Times New Roman" w:hAnsi="Times New Roman" w:cs="Times New Roman"/>
        </w:rPr>
        <w:t xml:space="preserve">. </w:t>
      </w:r>
      <w:r w:rsidRPr="00222E24">
        <w:rPr>
          <w:rFonts w:ascii="Times New Roman" w:hAnsi="Times New Roman" w:cs="Times New Roman"/>
        </w:rPr>
        <w:t>The error at each retrieved altitude is then given by</w:t>
      </w:r>
    </w:p>
    <w:p w14:paraId="72C19861" w14:textId="18800D4A"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w:lastRenderedPageBreak/>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m:t>
          </m:r>
          <m:r>
            <w:del w:id="474" w:author="Elash, Brenden" w:date="2015-09-10T14:46:00Z">
              <w:rPr>
                <w:rFonts w:ascii="Cambria Math" w:hAnsi="Cambria Math" w:cs="Times New Roman"/>
              </w:rPr>
              <m:t>11</m:t>
            </w:del>
          </m:r>
          <m:r>
            <w:ins w:id="475" w:author="Elash, Brenden" w:date="2015-09-10T14:46:00Z">
              <w:rPr>
                <w:rFonts w:ascii="Cambria Math" w:hAnsi="Cambria Math" w:cs="Times New Roman"/>
              </w:rPr>
              <m:t>8</m:t>
            </w:ins>
          </m:r>
          <m:r>
            <w:rPr>
              <w:rFonts w:ascii="Cambria Math" w:hAnsi="Cambria Math" w:cs="Times New Roman"/>
            </w:rPr>
            <m:t>)</m:t>
          </m:r>
        </m:oMath>
      </m:oMathPara>
    </w:p>
    <w:p w14:paraId="07FFC02C" w14:textId="20AF3D5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w:t>
      </w:r>
      <w:r w:rsidR="004876FE">
        <w:rPr>
          <w:rFonts w:ascii="Times New Roman" w:hAnsi="Times New Roman" w:cs="Times New Roman"/>
        </w:rPr>
        <w:t xml:space="preserve">reported </w:t>
      </w:r>
      <w:r w:rsidRPr="00222E24">
        <w:rPr>
          <w:rFonts w:ascii="Times New Roman" w:hAnsi="Times New Roman" w:cs="Times New Roman"/>
        </w:rPr>
        <w:t xml:space="preserve">precision for ALI </w:t>
      </w:r>
      <w:r w:rsidR="00CF70B8">
        <w:rPr>
          <w:rFonts w:ascii="Times New Roman" w:hAnsi="Times New Roman" w:cs="Times New Roman"/>
        </w:rPr>
        <w:t xml:space="preserve">aerosol extinction retrievals </w:t>
      </w:r>
      <w:r w:rsidRPr="00222E24">
        <w:rPr>
          <w:rFonts w:ascii="Times New Roman" w:hAnsi="Times New Roman" w:cs="Times New Roman"/>
        </w:rPr>
        <w:t xml:space="preserve">is the square root of the diagonal of </w:t>
      </w:r>
      <m:oMath>
        <m:r>
          <m:rPr>
            <m:sty m:val="bi"/>
          </m:rPr>
          <w:rPr>
            <w:rFonts w:ascii="Cambria Math" w:hAnsi="Cambria Math" w:cs="Times New Roman"/>
          </w:rPr>
          <m:t>E</m:t>
        </m:r>
      </m:oMath>
      <w:r w:rsidRPr="00222E24">
        <w:rPr>
          <w:rFonts w:ascii="Times New Roman" w:hAnsi="Times New Roman" w:cs="Times New Roman"/>
        </w:rPr>
        <w:t>.</w:t>
      </w:r>
    </w:p>
    <w:p w14:paraId="2DEACB4B" w14:textId="3B07A951" w:rsidR="00F31679" w:rsidRPr="00222E24" w:rsidRDefault="00CF70B8" w:rsidP="00FC2643">
      <w:pPr>
        <w:spacing w:line="360" w:lineRule="auto"/>
        <w:ind w:firstLine="720"/>
        <w:jc w:val="both"/>
        <w:rPr>
          <w:rFonts w:ascii="Times New Roman" w:hAnsi="Times New Roman" w:cs="Times New Roman"/>
        </w:rPr>
      </w:pPr>
      <w:r>
        <w:rPr>
          <w:rFonts w:ascii="Times New Roman" w:hAnsi="Times New Roman" w:cs="Times New Roman"/>
        </w:rPr>
        <w:t xml:space="preserve">Using </w:t>
      </w:r>
      <w:r w:rsidR="00F31679" w:rsidRPr="00222E24">
        <w:rPr>
          <w:rFonts w:ascii="Times New Roman" w:hAnsi="Times New Roman" w:cs="Times New Roman"/>
        </w:rPr>
        <w:t>the retriev</w:t>
      </w:r>
      <w:r>
        <w:rPr>
          <w:rFonts w:ascii="Times New Roman" w:hAnsi="Times New Roman" w:cs="Times New Roman"/>
        </w:rPr>
        <w:t>ed</w:t>
      </w:r>
      <w:r w:rsidR="00F31679" w:rsidRPr="00222E24">
        <w:rPr>
          <w:rFonts w:ascii="Times New Roman" w:hAnsi="Times New Roman" w:cs="Times New Roman"/>
        </w:rPr>
        <w:t xml:space="preserve"> </w:t>
      </w:r>
      <w:r>
        <w:rPr>
          <w:rFonts w:ascii="Times New Roman" w:hAnsi="Times New Roman" w:cs="Times New Roman"/>
        </w:rPr>
        <w:t xml:space="preserve">extinction profiles </w:t>
      </w:r>
      <w:r w:rsidR="00F31679" w:rsidRPr="00222E24">
        <w:rPr>
          <w:rFonts w:ascii="Times New Roman" w:hAnsi="Times New Roman" w:cs="Times New Roman"/>
        </w:rPr>
        <w:t>for</w:t>
      </w:r>
      <w:r>
        <w:rPr>
          <w:rFonts w:ascii="Times New Roman" w:hAnsi="Times New Roman" w:cs="Times New Roman"/>
        </w:rPr>
        <w:t xml:space="preserve"> the </w:t>
      </w:r>
      <w:r w:rsidR="00F31679" w:rsidRPr="00222E24">
        <w:rPr>
          <w:rFonts w:ascii="Times New Roman" w:hAnsi="Times New Roman" w:cs="Times New Roman"/>
        </w:rPr>
        <w:t xml:space="preserve">complete </w:t>
      </w:r>
      <w:r>
        <w:rPr>
          <w:rFonts w:ascii="Times New Roman" w:hAnsi="Times New Roman" w:cs="Times New Roman"/>
        </w:rPr>
        <w:t>spectral range</w:t>
      </w:r>
      <w:r w:rsidR="00252C96">
        <w:rPr>
          <w:rFonts w:ascii="Times New Roman" w:hAnsi="Times New Roman" w:cs="Times New Roman"/>
        </w:rPr>
        <w:t>,</w:t>
      </w:r>
      <w:r>
        <w:rPr>
          <w:rFonts w:ascii="Times New Roman" w:hAnsi="Times New Roman" w:cs="Times New Roman"/>
        </w:rPr>
        <w:t xml:space="preserve"> we have attempted a</w:t>
      </w:r>
      <w:r w:rsidR="00F31679" w:rsidRPr="00222E24">
        <w:rPr>
          <w:rFonts w:ascii="Times New Roman" w:hAnsi="Times New Roman" w:cs="Times New Roman"/>
        </w:rPr>
        <w:t xml:space="preserve"> determination of the Angstr</w:t>
      </w:r>
      <w:r w:rsidR="00480781">
        <w:rPr>
          <w:rFonts w:ascii="Times New Roman" w:hAnsi="Times New Roman" w:cs="Times New Roman"/>
        </w:rPr>
        <w:t>ö</w:t>
      </w:r>
      <w:r w:rsidR="00F31679" w:rsidRPr="00222E24">
        <w:rPr>
          <w:rFonts w:ascii="Times New Roman" w:hAnsi="Times New Roman" w:cs="Times New Roman"/>
        </w:rPr>
        <w:t xml:space="preserve">m exponent </w:t>
      </w:r>
      <w:r>
        <w:rPr>
          <w:rFonts w:ascii="Times New Roman" w:hAnsi="Times New Roman" w:cs="Times New Roman"/>
        </w:rPr>
        <w:t xml:space="preserve">using a </w:t>
      </w:r>
      <w:r w:rsidR="00F31679" w:rsidRPr="00222E24">
        <w:rPr>
          <w:rFonts w:ascii="Times New Roman" w:hAnsi="Times New Roman" w:cs="Times New Roman"/>
        </w:rPr>
        <w:t xml:space="preserve">method </w:t>
      </w:r>
      <w:r>
        <w:rPr>
          <w:rFonts w:ascii="Times New Roman" w:hAnsi="Times New Roman" w:cs="Times New Roman"/>
        </w:rPr>
        <w:t>similar to that</w:t>
      </w:r>
      <w:r w:rsidR="00F31679" w:rsidRPr="00222E24">
        <w:rPr>
          <w:rFonts w:ascii="Times New Roman" w:hAnsi="Times New Roman" w:cs="Times New Roman"/>
        </w:rPr>
        <w:t xml:space="preserve"> outlined by Rault</w:t>
      </w:r>
      <w:r w:rsidR="00480781">
        <w:rPr>
          <w:rFonts w:ascii="Times New Roman" w:hAnsi="Times New Roman" w:cs="Times New Roman"/>
        </w:rPr>
        <w:t xml:space="preserve"> and Loughman (2013)</w:t>
      </w:r>
      <w:r w:rsidR="00F31679" w:rsidRPr="00222E24">
        <w:rPr>
          <w:rFonts w:ascii="Times New Roman" w:hAnsi="Times New Roman" w:cs="Times New Roman"/>
        </w:rPr>
        <w:t xml:space="preserve"> for the OMPS</w:t>
      </w:r>
      <w:r>
        <w:rPr>
          <w:rFonts w:ascii="Times New Roman" w:hAnsi="Times New Roman" w:cs="Times New Roman"/>
        </w:rPr>
        <w:t>-LP analysis</w:t>
      </w:r>
      <w:r w:rsidR="00F31679" w:rsidRPr="00222E24">
        <w:rPr>
          <w:rFonts w:ascii="Times New Roman" w:hAnsi="Times New Roman" w:cs="Times New Roman"/>
        </w:rPr>
        <w:t>.</w:t>
      </w:r>
      <w:r w:rsidR="00252C96">
        <w:rPr>
          <w:rFonts w:ascii="Times New Roman" w:hAnsi="Times New Roman" w:cs="Times New Roman"/>
        </w:rP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w:t>
      </w:r>
      <w:ins w:id="476" w:author="Elash, Brenden" w:date="2015-09-16T15:14:00Z">
        <w:r w:rsidR="00041946">
          <w:rPr>
            <w:rFonts w:ascii="Times New Roman" w:hAnsi="Times New Roman" w:cs="Times New Roman"/>
          </w:rPr>
          <w:t xml:space="preserve">one </w:t>
        </w:r>
      </w:ins>
      <w:r w:rsidR="00252C96">
        <w:rPr>
          <w:rFonts w:ascii="Times New Roman" w:hAnsi="Times New Roman" w:cs="Times New Roman"/>
        </w:rPr>
        <w:t xml:space="preserve">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14:paraId="2385C5D4" w14:textId="1532D56A" w:rsidR="00F31679" w:rsidRPr="00222E24" w:rsidRDefault="00252C96" w:rsidP="003470BF">
      <w:pPr>
        <w:spacing w:line="360" w:lineRule="auto"/>
        <w:ind w:firstLine="720"/>
        <w:jc w:val="both"/>
        <w:rPr>
          <w:rFonts w:ascii="Times New Roman" w:hAnsi="Times New Roman" w:cs="Times New Roman"/>
        </w:rPr>
      </w:pPr>
      <w:r>
        <w:rPr>
          <w:rFonts w:ascii="Times New Roman" w:hAnsi="Times New Roman" w:cs="Times New Roman"/>
        </w:rPr>
        <w:t>Ideally, the ALI measurements would be used independently to also retrieve ozone in the Chappuis band.  However, due to the spectra</w:t>
      </w:r>
      <w:r w:rsidR="00671DE0">
        <w:rPr>
          <w:rFonts w:ascii="Times New Roman" w:hAnsi="Times New Roman" w:cs="Times New Roman"/>
        </w:rPr>
        <w:t xml:space="preserve">l range of the prototype, </w:t>
      </w:r>
      <w:r w:rsidR="00247D85">
        <w:rPr>
          <w:rFonts w:ascii="Times New Roman" w:hAnsi="Times New Roman" w:cs="Times New Roman"/>
        </w:rPr>
        <w:t xml:space="preserve">only a small fraction of the long wavelength side of the absorption band was captured.  For </w:t>
      </w:r>
      <w:r>
        <w:rPr>
          <w:rFonts w:ascii="Times New Roman" w:hAnsi="Times New Roman" w:cs="Times New Roman"/>
        </w:rPr>
        <w:t>this analysis, we have not retrieved the ozone profile</w:t>
      </w:r>
      <w:r w:rsidR="00F31679" w:rsidRPr="00222E24">
        <w:rPr>
          <w:rFonts w:ascii="Times New Roman" w:hAnsi="Times New Roman" w:cs="Times New Roman"/>
        </w:rPr>
        <w:t xml:space="preserve"> </w:t>
      </w:r>
      <w:r w:rsidR="00671DE0">
        <w:rPr>
          <w:rFonts w:ascii="Times New Roman" w:hAnsi="Times New Roman" w:cs="Times New Roman"/>
        </w:rPr>
        <w:t>but have set the ozone profile in SASKTRAN-HR to an average of the five closest coincident o</w:t>
      </w:r>
      <w:r w:rsidR="00F31679" w:rsidRPr="00222E24">
        <w:rPr>
          <w:rFonts w:ascii="Times New Roman" w:hAnsi="Times New Roman" w:cs="Times New Roman"/>
        </w:rPr>
        <w:t xml:space="preserve">zone profiles </w:t>
      </w:r>
      <w:r w:rsidR="00671DE0">
        <w:rPr>
          <w:rFonts w:ascii="Times New Roman" w:hAnsi="Times New Roman" w:cs="Times New Roman"/>
        </w:rPr>
        <w:t xml:space="preserve">measured by </w:t>
      </w:r>
      <w:r w:rsidR="00F31679" w:rsidRPr="00222E24">
        <w:rPr>
          <w:rFonts w:ascii="Times New Roman" w:hAnsi="Times New Roman" w:cs="Times New Roman"/>
        </w:rPr>
        <w:t xml:space="preserve">OSIRIS </w:t>
      </w:r>
      <w:r w:rsidR="00671DE0">
        <w:rPr>
          <w:rFonts w:ascii="Times New Roman" w:hAnsi="Times New Roman" w:cs="Times New Roman"/>
        </w:rPr>
        <w:t xml:space="preserve">at the ALI location and time.  </w:t>
      </w:r>
      <w:r w:rsidR="00F31679" w:rsidRPr="00222E24">
        <w:rPr>
          <w:rFonts w:ascii="Times New Roman" w:hAnsi="Times New Roman" w:cs="Times New Roman"/>
        </w:rPr>
        <w:t xml:space="preserve">The </w:t>
      </w:r>
      <w:r w:rsidR="00671DE0">
        <w:rPr>
          <w:rFonts w:ascii="Times New Roman" w:hAnsi="Times New Roman" w:cs="Times New Roman"/>
        </w:rPr>
        <w:t xml:space="preserve">surface </w:t>
      </w:r>
      <w:r w:rsidR="00F31679" w:rsidRPr="00222E24">
        <w:rPr>
          <w:rFonts w:ascii="Times New Roman" w:hAnsi="Times New Roman" w:cs="Times New Roman"/>
        </w:rPr>
        <w:t xml:space="preserve">albedo </w:t>
      </w:r>
      <w:r w:rsidR="00671DE0">
        <w:rPr>
          <w:rFonts w:ascii="Times New Roman" w:hAnsi="Times New Roman" w:cs="Times New Roman"/>
        </w:rPr>
        <w:t xml:space="preserve">used </w:t>
      </w:r>
      <w:r w:rsidR="00F31679" w:rsidRPr="00222E24">
        <w:rPr>
          <w:rFonts w:ascii="Times New Roman" w:hAnsi="Times New Roman" w:cs="Times New Roman"/>
        </w:rPr>
        <w:t xml:space="preserve">is </w:t>
      </w:r>
      <w:del w:id="477" w:author="Elash, Brenden" w:date="2015-09-16T15:15:00Z">
        <w:r w:rsidR="00F31679" w:rsidRPr="00222E24" w:rsidDel="00041946">
          <w:rPr>
            <w:rFonts w:ascii="Times New Roman" w:hAnsi="Times New Roman" w:cs="Times New Roman"/>
          </w:rPr>
          <w:delText xml:space="preserve">from the ADAM database </w:delText>
        </w:r>
        <w:r w:rsidR="00BF7772" w:rsidDel="00041946">
          <w:rPr>
            <w:rFonts w:ascii="Times New Roman" w:hAnsi="Times New Roman" w:cs="Times New Roman"/>
          </w:rPr>
          <w:delText>(</w:delText>
        </w:r>
        <w:r w:rsidR="00F31679" w:rsidRPr="00222E24" w:rsidDel="00041946">
          <w:rPr>
            <w:rFonts w:ascii="Times New Roman" w:hAnsi="Times New Roman" w:cs="Times New Roman"/>
          </w:rPr>
          <w:delText>Muller</w:delText>
        </w:r>
        <w:r w:rsidR="00BF7772" w:rsidDel="00041946">
          <w:rPr>
            <w:rFonts w:ascii="Times New Roman" w:hAnsi="Times New Roman" w:cs="Times New Roman"/>
          </w:rPr>
          <w:delText xml:space="preserve"> et al., 2013)</w:delText>
        </w:r>
        <w:r w:rsidR="00F31679" w:rsidRPr="00222E24" w:rsidDel="00041946">
          <w:rPr>
            <w:rFonts w:ascii="Times New Roman" w:hAnsi="Times New Roman" w:cs="Times New Roman"/>
          </w:rPr>
          <w:delText xml:space="preserve"> which has monthly values for albedo over the surface on earth at a resolution of 0.1</w:delText>
        </w:r>
        <w:r w:rsidR="00BF7772" w:rsidDel="00041946">
          <w:rPr>
            <w:rFonts w:ascii="Times New Roman" w:hAnsi="Times New Roman" w:cs="Times New Roman"/>
            <w:vertAlign w:val="superscript"/>
          </w:rPr>
          <w:delText>o</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x</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0.1</w:delText>
        </w:r>
        <w:r w:rsidR="00BF7772" w:rsidDel="00041946">
          <w:rPr>
            <w:rFonts w:ascii="Times New Roman" w:hAnsi="Times New Roman" w:cs="Times New Roman"/>
            <w:vertAlign w:val="superscript"/>
          </w:rPr>
          <w:delText>o</w:delText>
        </w:r>
        <w:r w:rsidR="00F31679" w:rsidRPr="00222E24" w:rsidDel="00041946">
          <w:rPr>
            <w:rFonts w:ascii="Times New Roman" w:hAnsi="Times New Roman" w:cs="Times New Roman"/>
          </w:rPr>
          <w:delText xml:space="preserve"> grid at 1</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nm spectral resolution</w:delText>
        </w:r>
      </w:del>
      <w:ins w:id="478" w:author="Elash, Brenden" w:date="2015-09-16T15:15:00Z">
        <w:r w:rsidR="00041946">
          <w:rPr>
            <w:rFonts w:ascii="Times New Roman" w:hAnsi="Times New Roman" w:cs="Times New Roman"/>
          </w:rPr>
          <w:t>also from the OSIRIS scans since</w:t>
        </w:r>
      </w:ins>
      <w:ins w:id="479" w:author="Elash, Brenden" w:date="2015-09-16T15:17:00Z">
        <w:r w:rsidR="00041946">
          <w:rPr>
            <w:rFonts w:ascii="Times New Roman" w:hAnsi="Times New Roman" w:cs="Times New Roman"/>
          </w:rPr>
          <w:t xml:space="preserve"> </w:t>
        </w:r>
      </w:ins>
      <w:ins w:id="480" w:author="Elash, Brenden" w:date="2015-09-16T15:15:00Z">
        <w:r w:rsidR="00041946">
          <w:rPr>
            <w:rFonts w:ascii="Times New Roman" w:hAnsi="Times New Roman" w:cs="Times New Roman"/>
          </w:rPr>
          <w:t xml:space="preserve">the two instruments share a </w:t>
        </w:r>
      </w:ins>
      <w:ins w:id="481" w:author="Elash, Brenden" w:date="2015-09-16T15:16:00Z">
        <w:r w:rsidR="00041946">
          <w:rPr>
            <w:rFonts w:ascii="Times New Roman" w:hAnsi="Times New Roman" w:cs="Times New Roman"/>
          </w:rPr>
          <w:t>similar</w:t>
        </w:r>
      </w:ins>
      <w:ins w:id="482" w:author="Elash, Brenden" w:date="2015-09-16T15:15:00Z">
        <w:r w:rsidR="00041946">
          <w:rPr>
            <w:rFonts w:ascii="Times New Roman" w:hAnsi="Times New Roman" w:cs="Times New Roman"/>
          </w:rPr>
          <w:t xml:space="preserve"> </w:t>
        </w:r>
      </w:ins>
      <w:ins w:id="483" w:author="Elash, Brenden" w:date="2015-09-16T15:16:00Z">
        <w:r w:rsidR="00041946">
          <w:rPr>
            <w:rFonts w:ascii="Times New Roman" w:hAnsi="Times New Roman" w:cs="Times New Roman"/>
          </w:rPr>
          <w:t xml:space="preserve">measurement method and </w:t>
        </w:r>
      </w:ins>
      <w:ins w:id="484" w:author="Elash, Brenden" w:date="2015-09-16T15:18:00Z">
        <w:r w:rsidR="00041946">
          <w:rPr>
            <w:rFonts w:ascii="Times New Roman" w:hAnsi="Times New Roman" w:cs="Times New Roman"/>
          </w:rPr>
          <w:t>sh</w:t>
        </w:r>
      </w:ins>
      <w:ins w:id="485" w:author="Elash, Brenden" w:date="2015-09-16T15:16:00Z">
        <w:r w:rsidR="00041946">
          <w:rPr>
            <w:rFonts w:ascii="Times New Roman" w:hAnsi="Times New Roman" w:cs="Times New Roman"/>
          </w:rPr>
          <w:t>ould determine a similar albedo</w:t>
        </w:r>
      </w:ins>
      <w:ins w:id="486" w:author="Elash, Brenden" w:date="2015-09-16T15:18:00Z">
        <w:r w:rsidR="00041946">
          <w:rPr>
            <w:rFonts w:ascii="Times New Roman" w:hAnsi="Times New Roman" w:cs="Times New Roman"/>
          </w:rPr>
          <w:t xml:space="preserve"> for the cloud</w:t>
        </w:r>
      </w:ins>
      <w:ins w:id="487" w:author="Elash, Brenden" w:date="2015-09-16T17:28:00Z">
        <w:r w:rsidR="00392EC8">
          <w:rPr>
            <w:rFonts w:ascii="Times New Roman" w:hAnsi="Times New Roman" w:cs="Times New Roman"/>
          </w:rPr>
          <w:t>y</w:t>
        </w:r>
      </w:ins>
      <w:ins w:id="488" w:author="Elash, Brenden" w:date="2015-09-16T15:18:00Z">
        <w:r w:rsidR="00041946">
          <w:rPr>
            <w:rFonts w:ascii="Times New Roman" w:hAnsi="Times New Roman" w:cs="Times New Roman"/>
          </w:rPr>
          <w:t xml:space="preserve"> conditions</w:t>
        </w:r>
      </w:ins>
      <w:r w:rsidR="00F31679" w:rsidRPr="00222E24">
        <w:rPr>
          <w:rFonts w:ascii="Times New Roman" w:hAnsi="Times New Roman" w:cs="Times New Roman"/>
        </w:rPr>
        <w:t xml:space="preserve">. </w:t>
      </w:r>
      <w:ins w:id="489" w:author="Elash, Brenden" w:date="2015-09-17T10:46:00Z">
        <w:r w:rsidR="00A62518">
          <w:rPr>
            <w:rFonts w:ascii="Times New Roman" w:hAnsi="Times New Roman" w:cs="Times New Roman"/>
          </w:rPr>
          <w:t xml:space="preserve">Preferably albedo would be determined from the ALI however due to the lack of an absolute calibration this was not possible and </w:t>
        </w:r>
      </w:ins>
      <w:ins w:id="490" w:author="Elash, Brenden" w:date="2015-09-17T10:47:00Z">
        <w:r w:rsidR="00A62518">
          <w:rPr>
            <w:rFonts w:ascii="Times New Roman" w:hAnsi="Times New Roman" w:cs="Times New Roman"/>
          </w:rPr>
          <w:t xml:space="preserve">was the best possible approximation </w:t>
        </w:r>
      </w:ins>
      <w:ins w:id="491" w:author="Elash, Brenden" w:date="2015-09-17T10:48:00Z">
        <w:r w:rsidR="00A62518">
          <w:rPr>
            <w:rFonts w:ascii="Times New Roman" w:hAnsi="Times New Roman" w:cs="Times New Roman"/>
          </w:rPr>
          <w:t>available</w:t>
        </w:r>
      </w:ins>
      <w:ins w:id="492" w:author="Elash, Brenden" w:date="2015-09-17T10:46:00Z">
        <w:r w:rsidR="00A62518">
          <w:rPr>
            <w:rFonts w:ascii="Times New Roman" w:hAnsi="Times New Roman" w:cs="Times New Roman"/>
          </w:rPr>
          <w:t>.</w:t>
        </w:r>
      </w:ins>
    </w:p>
    <w:p w14:paraId="5E0317BA" w14:textId="77777777" w:rsidR="00F31679" w:rsidRPr="003470BF" w:rsidRDefault="003470BF" w:rsidP="003470BF">
      <w:pPr>
        <w:pStyle w:val="Heading2"/>
        <w:spacing w:line="360" w:lineRule="auto"/>
      </w:pPr>
      <w:r w:rsidRPr="003470BF">
        <w:t xml:space="preserve">4.4 </w:t>
      </w:r>
      <w:r w:rsidR="00F31679" w:rsidRPr="003470BF">
        <w:t>Results</w:t>
      </w:r>
    </w:p>
    <w:p w14:paraId="37B21FE0" w14:textId="69A92BD9"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above r</w:t>
      </w:r>
      <w:r w:rsidRPr="00222E24">
        <w:rPr>
          <w:rFonts w:ascii="Times New Roman" w:hAnsi="Times New Roman" w:cs="Times New Roman"/>
        </w:rPr>
        <w:t xml:space="preserve">etrieval method was </w:t>
      </w:r>
      <w:r w:rsidR="00826316">
        <w:rPr>
          <w:rFonts w:ascii="Times New Roman" w:hAnsi="Times New Roman" w:cs="Times New Roman"/>
        </w:rPr>
        <w:t>applied to a</w:t>
      </w:r>
      <w:r w:rsidRPr="00222E24">
        <w:rPr>
          <w:rFonts w:ascii="Times New Roman" w:hAnsi="Times New Roman" w:cs="Times New Roman"/>
        </w:rPr>
        <w:t xml:space="preserve"> </w:t>
      </w:r>
      <w:r w:rsidR="00826316">
        <w:rPr>
          <w:rFonts w:ascii="Times New Roman" w:hAnsi="Times New Roman" w:cs="Times New Roman"/>
        </w:rPr>
        <w:t>complete cycle of ALI spectral images (number</w:t>
      </w:r>
      <w:r w:rsidRPr="00222E24">
        <w:rPr>
          <w:rFonts w:ascii="Times New Roman" w:hAnsi="Times New Roman" w:cs="Times New Roman"/>
        </w:rPr>
        <w:t xml:space="preserve"> 204-216</w:t>
      </w:r>
      <w:r w:rsidR="00826316">
        <w:rPr>
          <w:rFonts w:ascii="Times New Roman" w:hAnsi="Times New Roman" w:cs="Times New Roman"/>
        </w:rPr>
        <w:t xml:space="preserve"> of the balloon mission)</w:t>
      </w:r>
      <w:r w:rsidRPr="00222E24">
        <w:rPr>
          <w:rFonts w:ascii="Times New Roman" w:hAnsi="Times New Roman" w:cs="Times New Roman"/>
        </w:rPr>
        <w:t xml:space="preserve">. The retrieved aerosol extinction profiles can be seen in the left panel of </w:t>
      </w:r>
      <w:r w:rsidR="003470BF">
        <w:rPr>
          <w:rFonts w:ascii="Times New Roman" w:hAnsi="Times New Roman" w:cs="Times New Roman"/>
        </w:rPr>
        <w:t xml:space="preserve">Figure </w:t>
      </w:r>
      <w:del w:id="493" w:author="Elash, Brenden" w:date="2015-09-16T16:17:00Z">
        <w:r w:rsidR="003470BF" w:rsidDel="00000575">
          <w:rPr>
            <w:rFonts w:ascii="Times New Roman" w:hAnsi="Times New Roman" w:cs="Times New Roman"/>
          </w:rPr>
          <w:delText>13</w:delText>
        </w:r>
      </w:del>
      <w:ins w:id="494" w:author="Elash, Brenden" w:date="2015-09-16T16:17:00Z">
        <w:r w:rsidR="00000575">
          <w:rPr>
            <w:rFonts w:ascii="Times New Roman" w:hAnsi="Times New Roman" w:cs="Times New Roman"/>
          </w:rPr>
          <w:t>12</w:t>
        </w:r>
      </w:ins>
      <w:r w:rsidRPr="00222E24">
        <w:rPr>
          <w:rFonts w:ascii="Times New Roman" w:hAnsi="Times New Roman" w:cs="Times New Roman"/>
        </w:rPr>
        <w:t xml:space="preserve">. </w:t>
      </w:r>
      <w:r w:rsidR="00826316">
        <w:rPr>
          <w:rFonts w:ascii="Times New Roman" w:hAnsi="Times New Roman" w:cs="Times New Roman"/>
        </w:rPr>
        <w:t xml:space="preserve">Note the log scale. </w:t>
      </w:r>
      <w:r w:rsidRPr="00222E24">
        <w:rPr>
          <w:rFonts w:ascii="Times New Roman" w:hAnsi="Times New Roman" w:cs="Times New Roman"/>
        </w:rPr>
        <w:t>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 xml:space="preserve">km to </w:t>
      </w:r>
      <w:del w:id="495" w:author="Elash, Brenden" w:date="2015-09-16T15:18:00Z">
        <w:r w:rsidRPr="00222E24" w:rsidDel="0054482C">
          <w:rPr>
            <w:rFonts w:ascii="Times New Roman" w:hAnsi="Times New Roman" w:cs="Times New Roman"/>
          </w:rPr>
          <w:delText>24</w:delText>
        </w:r>
        <w:r w:rsidR="00C32FF6" w:rsidDel="0054482C">
          <w:rPr>
            <w:rFonts w:ascii="Times New Roman" w:hAnsi="Times New Roman" w:cs="Times New Roman"/>
          </w:rPr>
          <w:delText xml:space="preserve"> </w:delText>
        </w:r>
      </w:del>
      <w:ins w:id="496" w:author="Elash, Brenden" w:date="2015-09-16T15:18:00Z">
        <w:r w:rsidR="0054482C" w:rsidRPr="00222E24">
          <w:rPr>
            <w:rFonts w:ascii="Times New Roman" w:hAnsi="Times New Roman" w:cs="Times New Roman"/>
          </w:rPr>
          <w:t>2</w:t>
        </w:r>
        <w:r w:rsidR="0054482C">
          <w:rPr>
            <w:rFonts w:ascii="Times New Roman" w:hAnsi="Times New Roman" w:cs="Times New Roman"/>
          </w:rPr>
          <w:t xml:space="preserve">8 </w:t>
        </w:r>
      </w:ins>
      <w:r w:rsidRPr="00222E24">
        <w:rPr>
          <w:rFonts w:ascii="Times New Roman" w:hAnsi="Times New Roman" w:cs="Times New Roman"/>
        </w:rPr>
        <w:t xml:space="preserve">km, across all wavelengths. </w:t>
      </w:r>
      <w:r w:rsidR="00826316">
        <w:rPr>
          <w:rFonts w:ascii="Times New Roman" w:hAnsi="Times New Roman" w:cs="Times New Roman"/>
        </w:rPr>
        <w:t>Note the behavior of decreasing extinction with increasing wavelength as</w:t>
      </w:r>
      <w:r w:rsidRPr="00222E24">
        <w:rPr>
          <w:rFonts w:ascii="Times New Roman" w:hAnsi="Times New Roman" w:cs="Times New Roman"/>
        </w:rPr>
        <w:t xml:space="preserve">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14:paraId="477D9E08" w14:textId="710CDF36"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 xml:space="preserve">ALI 750 nm aerosol extinction </w:t>
      </w:r>
      <w:r w:rsidRPr="00222E24">
        <w:rPr>
          <w:rFonts w:ascii="Times New Roman" w:hAnsi="Times New Roman" w:cs="Times New Roman"/>
        </w:rPr>
        <w:t xml:space="preserve">profile is shown </w:t>
      </w:r>
      <w:r w:rsidR="00826316">
        <w:rPr>
          <w:rFonts w:ascii="Times New Roman" w:hAnsi="Times New Roman" w:cs="Times New Roman"/>
        </w:rPr>
        <w:t xml:space="preserve">in the right panel of Figure </w:t>
      </w:r>
      <w:del w:id="497" w:author="Elash, Brenden" w:date="2015-09-16T16:17:00Z">
        <w:r w:rsidR="00826316" w:rsidDel="00000575">
          <w:rPr>
            <w:rFonts w:ascii="Times New Roman" w:hAnsi="Times New Roman" w:cs="Times New Roman"/>
          </w:rPr>
          <w:delText xml:space="preserve">13 </w:delText>
        </w:r>
      </w:del>
      <w:ins w:id="498" w:author="Elash, Brenden" w:date="2015-09-16T16:17:00Z">
        <w:r w:rsidR="00000575">
          <w:rPr>
            <w:rFonts w:ascii="Times New Roman" w:hAnsi="Times New Roman" w:cs="Times New Roman"/>
          </w:rPr>
          <w:t xml:space="preserve">12 </w:t>
        </w:r>
      </w:ins>
      <w:r w:rsidRPr="00222E24">
        <w:rPr>
          <w:rFonts w:ascii="Times New Roman" w:hAnsi="Times New Roman" w:cs="Times New Roman"/>
        </w:rPr>
        <w:t>in blue with the shading representing the precision of the retriev</w:t>
      </w:r>
      <w:r w:rsidR="00262943">
        <w:rPr>
          <w:rFonts w:ascii="Times New Roman" w:hAnsi="Times New Roman" w:cs="Times New Roman"/>
        </w:rPr>
        <w:t>al</w:t>
      </w:r>
      <w:r w:rsidRPr="00222E24">
        <w:rPr>
          <w:rFonts w:ascii="Times New Roman" w:hAnsi="Times New Roman" w:cs="Times New Roman"/>
        </w:rPr>
        <w:t xml:space="preserve">. The error is strictly based on measurement error and </w:t>
      </w:r>
      <w:r w:rsidRPr="00222E24">
        <w:rPr>
          <w:rFonts w:ascii="Times New Roman" w:hAnsi="Times New Roman" w:cs="Times New Roman"/>
        </w:rPr>
        <w:lastRenderedPageBreak/>
        <w:t>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 xml:space="preserve">nm aerosol extinction profiles of the same five </w:t>
      </w:r>
      <w:r w:rsidR="00262943">
        <w:rPr>
          <w:rFonts w:ascii="Times New Roman" w:hAnsi="Times New Roman" w:cs="Times New Roman"/>
        </w:rPr>
        <w:t xml:space="preserve">coincident </w:t>
      </w:r>
      <w:r w:rsidRPr="00222E24">
        <w:rPr>
          <w:rFonts w:ascii="Times New Roman" w:hAnsi="Times New Roman" w:cs="Times New Roman"/>
        </w:rPr>
        <w:t>OSIRIS scans used for the ozone profile</w:t>
      </w:r>
      <w:r w:rsidR="00262943">
        <w:rPr>
          <w:rFonts w:ascii="Times New Roman" w:hAnsi="Times New Roman" w:cs="Times New Roman"/>
        </w:rPr>
        <w:t>.  The r</w:t>
      </w:r>
      <w:r w:rsidRPr="00222E24">
        <w:rPr>
          <w:rFonts w:ascii="Times New Roman" w:hAnsi="Times New Roman" w:cs="Times New Roman"/>
        </w:rPr>
        <w:t xml:space="preserve">ed </w:t>
      </w:r>
      <w:r w:rsidR="00262943">
        <w:rPr>
          <w:rFonts w:ascii="Times New Roman" w:hAnsi="Times New Roman" w:cs="Times New Roman"/>
        </w:rPr>
        <w:t xml:space="preserve">curve </w:t>
      </w:r>
      <w:r w:rsidRPr="00222E24">
        <w:rPr>
          <w:rFonts w:ascii="Times New Roman" w:hAnsi="Times New Roman" w:cs="Times New Roman"/>
        </w:rPr>
        <w:t>is the 750</w:t>
      </w:r>
      <w:r w:rsidR="00C32FF6">
        <w:rPr>
          <w:rFonts w:ascii="Times New Roman" w:hAnsi="Times New Roman" w:cs="Times New Roman"/>
        </w:rPr>
        <w:t xml:space="preserve"> </w:t>
      </w:r>
      <w:r w:rsidRPr="00222E24">
        <w:rPr>
          <w:rFonts w:ascii="Times New Roman" w:hAnsi="Times New Roman" w:cs="Times New Roman"/>
        </w:rPr>
        <w:t>nm aerosol extinction</w:t>
      </w:r>
      <w:r w:rsidR="00262943">
        <w:rPr>
          <w:rFonts w:ascii="Times New Roman" w:hAnsi="Times New Roman" w:cs="Times New Roman"/>
        </w:rPr>
        <w:t xml:space="preserve"> profile measured</w:t>
      </w:r>
      <w:r w:rsidRPr="00222E24">
        <w:rPr>
          <w:rFonts w:ascii="Times New Roman" w:hAnsi="Times New Roman" w:cs="Times New Roman"/>
        </w:rPr>
        <w:t xml:space="preserve"> </w:t>
      </w:r>
      <w:r w:rsidR="00262943">
        <w:rPr>
          <w:rFonts w:ascii="Times New Roman" w:hAnsi="Times New Roman" w:cs="Times New Roman"/>
        </w:rPr>
        <w:t xml:space="preserve">the </w:t>
      </w:r>
      <w:r w:rsidRPr="00222E24">
        <w:rPr>
          <w:rFonts w:ascii="Times New Roman" w:hAnsi="Times New Roman" w:cs="Times New Roman"/>
        </w:rPr>
        <w:t>SALOMON</w:t>
      </w:r>
      <w:r w:rsidR="00262943">
        <w:rPr>
          <w:rFonts w:ascii="Times New Roman" w:hAnsi="Times New Roman" w:cs="Times New Roman"/>
        </w:rPr>
        <w:t xml:space="preserve"> instrument (</w:t>
      </w:r>
      <w:r w:rsidR="00262943" w:rsidRPr="00222E24">
        <w:rPr>
          <w:rFonts w:ascii="Times New Roman" w:hAnsi="Times New Roman" w:cs="Times New Roman"/>
        </w:rPr>
        <w:t>Berthet</w:t>
      </w:r>
      <w:r w:rsidR="00262943">
        <w:rPr>
          <w:rFonts w:ascii="Times New Roman" w:hAnsi="Times New Roman" w:cs="Times New Roman"/>
        </w:rPr>
        <w:t xml:space="preserve"> et al,. 2002)</w:t>
      </w:r>
      <w:r w:rsidR="00262943" w:rsidRPr="00222E24">
        <w:rPr>
          <w:rFonts w:ascii="Times New Roman" w:hAnsi="Times New Roman" w:cs="Times New Roman"/>
        </w:rPr>
        <w:t xml:space="preserve"> </w:t>
      </w:r>
      <w:r w:rsidR="00262943">
        <w:rPr>
          <w:rFonts w:ascii="Times New Roman" w:hAnsi="Times New Roman" w:cs="Times New Roman"/>
        </w:rPr>
        <w:t>also from the Timmins balloon base, but approximately one week earlier</w:t>
      </w:r>
      <w:r w:rsidRPr="00222E24">
        <w:rPr>
          <w:rFonts w:ascii="Times New Roman" w:hAnsi="Times New Roman" w:cs="Times New Roman"/>
        </w:rPr>
        <w:t xml:space="preserve"> on September 12, 2014. The aerosol extinction f</w:t>
      </w:r>
      <w:r w:rsidR="003470BF">
        <w:rPr>
          <w:rFonts w:ascii="Times New Roman" w:hAnsi="Times New Roman" w:cs="Times New Roman"/>
        </w:rPr>
        <w:t xml:space="preserve">or ALI and OSIRIS are within </w:t>
      </w:r>
      <w:del w:id="499" w:author="Elash, Brenden" w:date="2015-09-16T15:59:00Z">
        <w:r w:rsidR="003470BF" w:rsidDel="0033228C">
          <w:rPr>
            <w:rFonts w:ascii="Times New Roman" w:hAnsi="Times New Roman" w:cs="Times New Roman"/>
          </w:rPr>
          <w:delText>50</w:delText>
        </w:r>
        <w:r w:rsidRPr="00222E24" w:rsidDel="0033228C">
          <w:rPr>
            <w:rFonts w:ascii="Times New Roman" w:hAnsi="Times New Roman" w:cs="Times New Roman"/>
          </w:rPr>
          <w:delText>%</w:delText>
        </w:r>
      </w:del>
      <w:ins w:id="500" w:author="Elash, Brenden" w:date="2015-09-16T15:59:00Z">
        <w:r w:rsidR="0033228C">
          <w:rPr>
            <w:rFonts w:ascii="Times New Roman" w:hAnsi="Times New Roman" w:cs="Times New Roman"/>
          </w:rPr>
          <w:t>error</w:t>
        </w:r>
      </w:ins>
      <w:r w:rsidRPr="00222E24">
        <w:rPr>
          <w:rFonts w:ascii="Times New Roman" w:hAnsi="Times New Roman" w:cs="Times New Roman"/>
        </w:rPr>
        <w:t xml:space="preserve"> of each other for a majority of the 750</w:t>
      </w:r>
      <w:r w:rsidR="00C32FF6">
        <w:rPr>
          <w:rFonts w:ascii="Times New Roman" w:hAnsi="Times New Roman" w:cs="Times New Roman"/>
        </w:rPr>
        <w:t xml:space="preserve"> </w:t>
      </w:r>
      <w:r w:rsidRPr="00222E24">
        <w:rPr>
          <w:rFonts w:ascii="Times New Roman" w:hAnsi="Times New Roman" w:cs="Times New Roman"/>
        </w:rPr>
        <w:t>nm profile.</w:t>
      </w:r>
      <w:r w:rsidR="00262943">
        <w:rPr>
          <w:rFonts w:ascii="Times New Roman" w:hAnsi="Times New Roman" w:cs="Times New Roman"/>
        </w:rPr>
        <w:t xml:space="preserve"> The agreement between SALOMON and other two instruments is worse.</w:t>
      </w:r>
      <w:r w:rsidRPr="00222E24">
        <w:rPr>
          <w:rFonts w:ascii="Times New Roman" w:hAnsi="Times New Roman" w:cs="Times New Roman"/>
        </w:rPr>
        <w:t xml:space="preserve"> </w:t>
      </w:r>
      <w:r w:rsidR="00262943">
        <w:rPr>
          <w:rFonts w:ascii="Times New Roman" w:hAnsi="Times New Roman" w:cs="Times New Roman"/>
        </w:rPr>
        <w:t xml:space="preserve">It is encouraging, however, that </w:t>
      </w:r>
      <w:r w:rsidRPr="00222E24">
        <w:rPr>
          <w:rFonts w:ascii="Times New Roman" w:hAnsi="Times New Roman" w:cs="Times New Roman"/>
        </w:rPr>
        <w:t xml:space="preserve">the three instruments follow the same overall profile shape </w:t>
      </w:r>
      <w:r w:rsidR="00262943">
        <w:rPr>
          <w:rFonts w:ascii="Times New Roman" w:hAnsi="Times New Roman" w:cs="Times New Roman"/>
        </w:rPr>
        <w:t>including the stratospheric layer and the steep increase below 15</w:t>
      </w:r>
      <w:r w:rsidR="00C32FF6">
        <w:rPr>
          <w:rFonts w:ascii="Times New Roman" w:hAnsi="Times New Roman" w:cs="Times New Roman"/>
        </w:rPr>
        <w:t xml:space="preserve"> </w:t>
      </w:r>
      <w:r w:rsidR="00854006">
        <w:rPr>
          <w:rFonts w:ascii="Times New Roman" w:hAnsi="Times New Roman" w:cs="Times New Roman"/>
        </w:rPr>
        <w:t>km</w:t>
      </w:r>
      <w:r w:rsidR="00262943">
        <w:rPr>
          <w:rFonts w:ascii="Times New Roman" w:hAnsi="Times New Roman" w:cs="Times New Roman"/>
        </w:rPr>
        <w:t xml:space="preserve">. </w:t>
      </w:r>
      <w:r w:rsidR="00854006">
        <w:rPr>
          <w:rFonts w:ascii="Times New Roman" w:hAnsi="Times New Roman" w:cs="Times New Roman"/>
        </w:rPr>
        <w:t xml:space="preserve">The </w:t>
      </w:r>
      <w:r w:rsidR="00262943">
        <w:rPr>
          <w:rFonts w:ascii="Times New Roman" w:hAnsi="Times New Roman" w:cs="Times New Roman"/>
        </w:rPr>
        <w:t>lower altitudes of the</w:t>
      </w:r>
      <w:r w:rsidR="00854006">
        <w:rPr>
          <w:rFonts w:ascii="Times New Roman" w:hAnsi="Times New Roman" w:cs="Times New Roman"/>
        </w:rPr>
        <w:t xml:space="preserve"> SALOMON </w:t>
      </w:r>
      <w:r w:rsidR="00262943">
        <w:rPr>
          <w:rFonts w:ascii="Times New Roman" w:hAnsi="Times New Roman" w:cs="Times New Roman"/>
        </w:rPr>
        <w:t>measurement have a more different shape, although this be due to larger atmospheric variability at lower altitudes and the difference in measurement time</w:t>
      </w:r>
      <w:r w:rsidR="00854006">
        <w:rPr>
          <w:rFonts w:ascii="Times New Roman" w:hAnsi="Times New Roman" w:cs="Times New Roman"/>
        </w:rPr>
        <w:t xml:space="preserve">. </w:t>
      </w:r>
      <w:r w:rsidR="00262943">
        <w:rPr>
          <w:rFonts w:ascii="Times New Roman" w:hAnsi="Times New Roman" w:cs="Times New Roman"/>
        </w:rPr>
        <w:t xml:space="preserve"> However, the </w:t>
      </w:r>
      <w:del w:id="501" w:author="Elash, Brenden" w:date="2015-09-16T15:59:00Z">
        <w:r w:rsidR="00262943" w:rsidDel="0033228C">
          <w:rPr>
            <w:rFonts w:ascii="Times New Roman" w:hAnsi="Times New Roman" w:cs="Times New Roman"/>
          </w:rPr>
          <w:delText xml:space="preserve">overall </w:delText>
        </w:r>
      </w:del>
      <w:r w:rsidR="00262943">
        <w:rPr>
          <w:rFonts w:ascii="Times New Roman" w:hAnsi="Times New Roman" w:cs="Times New Roman"/>
        </w:rPr>
        <w:t xml:space="preserve">agreement in magnitude </w:t>
      </w:r>
      <w:ins w:id="502" w:author="Elash, Brenden" w:date="2015-09-16T15:56:00Z">
        <w:r w:rsidR="001F57FF">
          <w:rPr>
            <w:rFonts w:ascii="Times New Roman" w:hAnsi="Times New Roman" w:cs="Times New Roman"/>
          </w:rPr>
          <w:t xml:space="preserve">between OSIRIS and ALI </w:t>
        </w:r>
      </w:ins>
      <w:ins w:id="503" w:author="Elash, Brenden" w:date="2015-09-16T15:59:00Z">
        <w:r w:rsidR="0033228C">
          <w:rPr>
            <w:rFonts w:ascii="Times New Roman" w:hAnsi="Times New Roman" w:cs="Times New Roman"/>
          </w:rPr>
          <w:t>do not agree within error between 20 to 25 km and</w:t>
        </w:r>
      </w:ins>
      <w:ins w:id="504" w:author="Elash, Brenden" w:date="2015-09-16T16:00:00Z">
        <w:r w:rsidR="0033228C">
          <w:rPr>
            <w:rFonts w:ascii="Times New Roman" w:hAnsi="Times New Roman" w:cs="Times New Roman"/>
          </w:rPr>
          <w:t xml:space="preserve"> a</w:t>
        </w:r>
      </w:ins>
      <w:ins w:id="505" w:author="Elash, Brenden" w:date="2015-09-16T15:58:00Z">
        <w:r w:rsidR="0033228C">
          <w:rPr>
            <w:rFonts w:ascii="Times New Roman" w:hAnsi="Times New Roman" w:cs="Times New Roman"/>
          </w:rPr>
          <w:t xml:space="preserve">greement between ALI and SALOMON </w:t>
        </w:r>
      </w:ins>
      <w:del w:id="506" w:author="Elash, Brenden" w:date="2015-09-16T15:58:00Z">
        <w:r w:rsidR="00262943" w:rsidDel="0033228C">
          <w:rPr>
            <w:rFonts w:ascii="Times New Roman" w:hAnsi="Times New Roman" w:cs="Times New Roman"/>
          </w:rPr>
          <w:delText xml:space="preserve">of the three </w:delText>
        </w:r>
      </w:del>
      <w:r w:rsidR="00262943">
        <w:rPr>
          <w:rFonts w:ascii="Times New Roman" w:hAnsi="Times New Roman" w:cs="Times New Roman"/>
        </w:rPr>
        <w:t xml:space="preserve">measurements is somewhat larger than expected.  </w:t>
      </w:r>
      <w:r w:rsidR="00854006">
        <w:rPr>
          <w:rFonts w:ascii="Times New Roman" w:hAnsi="Times New Roman" w:cs="Times New Roman"/>
        </w:rPr>
        <w:t xml:space="preserve">Aerosol </w:t>
      </w:r>
      <w:r w:rsidR="00262943">
        <w:rPr>
          <w:rFonts w:ascii="Times New Roman" w:hAnsi="Times New Roman" w:cs="Times New Roman"/>
        </w:rPr>
        <w:t xml:space="preserve">is notoriously </w:t>
      </w:r>
      <w:r w:rsidR="00854006">
        <w:rPr>
          <w:rFonts w:ascii="Times New Roman" w:hAnsi="Times New Roman" w:cs="Times New Roman"/>
        </w:rPr>
        <w:t xml:space="preserve">difficult </w:t>
      </w:r>
      <w:r w:rsidR="00262943">
        <w:rPr>
          <w:rFonts w:ascii="Times New Roman" w:hAnsi="Times New Roman" w:cs="Times New Roman"/>
        </w:rPr>
        <w:t>to validate in remote sensing with various technique and instrument geometries; however the SAGE II, SAGE III and OSIRIS differences are generally below 20-30% (Bourassa et al., 2012</w:t>
      </w:r>
      <w:ins w:id="507" w:author="Elash, Brenden" w:date="2015-09-14T13:42:00Z">
        <w:r w:rsidR="00B96AF5">
          <w:rPr>
            <w:rFonts w:ascii="Times New Roman" w:hAnsi="Times New Roman" w:cs="Times New Roman"/>
          </w:rPr>
          <w:t>b</w:t>
        </w:r>
      </w:ins>
      <w:r w:rsidR="00262943">
        <w:rPr>
          <w:rFonts w:ascii="Times New Roman" w:hAnsi="Times New Roman" w:cs="Times New Roman"/>
        </w:rPr>
        <w:t>; Rieger et al., 2015)</w:t>
      </w:r>
      <w:ins w:id="508" w:author="Elash, Brenden" w:date="2015-09-16T16:02:00Z">
        <w:r w:rsidR="0033228C">
          <w:rPr>
            <w:rFonts w:ascii="Times New Roman" w:hAnsi="Times New Roman" w:cs="Times New Roman"/>
          </w:rPr>
          <w:t xml:space="preserve"> and the disagreement from 20 to 25 km found here is somewhat puzzling</w:t>
        </w:r>
      </w:ins>
      <w:ins w:id="509" w:author="Elash, Brenden" w:date="2015-09-16T17:29:00Z">
        <w:r w:rsidR="00392EC8">
          <w:rPr>
            <w:rFonts w:ascii="Times New Roman" w:hAnsi="Times New Roman" w:cs="Times New Roman"/>
          </w:rPr>
          <w:t xml:space="preserve"> but the OSIRIS profile is only outside the upper </w:t>
        </w:r>
      </w:ins>
      <w:ins w:id="510" w:author="Elash, Brenden" w:date="2015-09-16T17:30:00Z">
        <w:r w:rsidR="00392EC8">
          <w:rPr>
            <w:rFonts w:ascii="Times New Roman" w:hAnsi="Times New Roman" w:cs="Times New Roman"/>
          </w:rPr>
          <w:t xml:space="preserve">error </w:t>
        </w:r>
      </w:ins>
      <w:ins w:id="511" w:author="Elash, Brenden" w:date="2015-09-16T17:29:00Z">
        <w:r w:rsidR="00392EC8">
          <w:rPr>
            <w:rFonts w:ascii="Times New Roman" w:hAnsi="Times New Roman" w:cs="Times New Roman"/>
          </w:rPr>
          <w:t xml:space="preserve">bound by </w:t>
        </w:r>
      </w:ins>
      <w:ins w:id="512" w:author="Elash, Brenden" w:date="2015-09-16T17:30:00Z">
        <w:r w:rsidR="00392EC8">
          <w:rPr>
            <w:rFonts w:ascii="Times New Roman" w:hAnsi="Times New Roman" w:cs="Times New Roman"/>
          </w:rPr>
          <w:t xml:space="preserve">less than </w:t>
        </w:r>
      </w:ins>
      <w:ins w:id="513" w:author="Elash, Brenden" w:date="2015-09-16T17:29:00Z">
        <w:r w:rsidR="00392EC8">
          <w:rPr>
            <w:rFonts w:ascii="Times New Roman" w:hAnsi="Times New Roman" w:cs="Times New Roman"/>
          </w:rPr>
          <w:t>10%</w:t>
        </w:r>
      </w:ins>
      <w:del w:id="514" w:author="Elash, Brenden" w:date="2015-09-16T16:01:00Z">
        <w:r w:rsidR="00262943" w:rsidDel="0033228C">
          <w:rPr>
            <w:rFonts w:ascii="Times New Roman" w:hAnsi="Times New Roman" w:cs="Times New Roman"/>
          </w:rPr>
          <w:delText xml:space="preserve"> and so the 50% percent difference found </w:delText>
        </w:r>
        <w:r w:rsidR="002D13CC" w:rsidDel="0033228C">
          <w:rPr>
            <w:rFonts w:ascii="Times New Roman" w:hAnsi="Times New Roman" w:cs="Times New Roman"/>
          </w:rPr>
          <w:delText>here is somewhat puzzling</w:delText>
        </w:r>
      </w:del>
      <w:r w:rsidR="002D13CC">
        <w:rPr>
          <w:rFonts w:ascii="Times New Roman" w:hAnsi="Times New Roman" w:cs="Times New Roman"/>
        </w:rPr>
        <w:t>.</w:t>
      </w:r>
      <w:r w:rsidR="00262943">
        <w:rPr>
          <w:rFonts w:ascii="Times New Roman" w:hAnsi="Times New Roman" w:cs="Times New Roman"/>
        </w:rPr>
        <w:t xml:space="preserve"> However, there are several possible s</w:t>
      </w:r>
      <w:r w:rsidR="005C59CE">
        <w:rPr>
          <w:rFonts w:ascii="Times New Roman" w:hAnsi="Times New Roman" w:cs="Times New Roman"/>
        </w:rPr>
        <w:t>ystematic</w:t>
      </w:r>
      <w:r w:rsidR="00262943">
        <w:rPr>
          <w:rFonts w:ascii="Times New Roman" w:hAnsi="Times New Roman" w:cs="Times New Roman"/>
        </w:rPr>
        <w:t xml:space="preserve"> errors</w:t>
      </w:r>
      <w:r w:rsidR="005C59CE">
        <w:rPr>
          <w:rFonts w:ascii="Times New Roman" w:hAnsi="Times New Roman" w:cs="Times New Roman"/>
        </w:rPr>
        <w:t xml:space="preserve"> including retrieval altitude</w:t>
      </w:r>
      <w:r w:rsidR="005E2DB8">
        <w:rPr>
          <w:rFonts w:ascii="Times New Roman" w:hAnsi="Times New Roman" w:cs="Times New Roman"/>
        </w:rPr>
        <w:t xml:space="preserve"> ranges, particle size </w:t>
      </w:r>
      <w:r w:rsidR="00307EE6">
        <w:rPr>
          <w:rFonts w:ascii="Times New Roman" w:hAnsi="Times New Roman" w:cs="Times New Roman"/>
        </w:rPr>
        <w:t>composition and distributions</w:t>
      </w:r>
      <w:r w:rsidR="005E2DB8">
        <w:rPr>
          <w:rFonts w:ascii="Times New Roman" w:hAnsi="Times New Roman" w:cs="Times New Roman"/>
        </w:rPr>
        <w:t xml:space="preserve">, </w:t>
      </w:r>
      <w:r w:rsidR="002D13CC">
        <w:rPr>
          <w:rFonts w:ascii="Times New Roman" w:hAnsi="Times New Roman" w:cs="Times New Roman"/>
        </w:rPr>
        <w:t xml:space="preserve">stray light, </w:t>
      </w:r>
      <w:r w:rsidR="005E2DB8">
        <w:rPr>
          <w:rFonts w:ascii="Times New Roman" w:hAnsi="Times New Roman" w:cs="Times New Roman"/>
        </w:rPr>
        <w:t xml:space="preserve">and </w:t>
      </w:r>
      <w:r w:rsidR="00262943">
        <w:rPr>
          <w:rFonts w:ascii="Times New Roman" w:hAnsi="Times New Roman" w:cs="Times New Roman"/>
        </w:rPr>
        <w:t>the high altitude aerosol load</w:t>
      </w:r>
      <w:r w:rsidR="005E2DB8">
        <w:rPr>
          <w:rFonts w:ascii="Times New Roman" w:hAnsi="Times New Roman" w:cs="Times New Roman"/>
        </w:rPr>
        <w:t xml:space="preserve">. </w:t>
      </w:r>
      <w:r w:rsidR="00262943">
        <w:rPr>
          <w:rFonts w:ascii="Times New Roman" w:hAnsi="Times New Roman" w:cs="Times New Roman"/>
        </w:rPr>
        <w:t xml:space="preserve"> This is also the first polarized limb scatter retrieval to our knowledge and so there may be further issues to explore with the polarized measurement and forward model.  Regardless, the results are encouraging. </w:t>
      </w:r>
    </w:p>
    <w:p w14:paraId="4EADEEE0" w14:textId="34E7E031" w:rsidR="00F31679" w:rsidRPr="00222E24" w:rsidRDefault="00F31679" w:rsidP="005C6C09">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particle size method </w:t>
      </w:r>
      <w:r w:rsidR="002D13CC">
        <w:rPr>
          <w:rFonts w:ascii="Times New Roman" w:hAnsi="Times New Roman" w:cs="Times New Roman"/>
        </w:rPr>
        <w:t>outlined above was also applied to this measurement set</w:t>
      </w:r>
      <w:r w:rsidRPr="00222E24">
        <w:rPr>
          <w:rFonts w:ascii="Times New Roman" w:hAnsi="Times New Roman" w:cs="Times New Roman"/>
        </w:rPr>
        <w:t xml:space="preserve">. </w:t>
      </w:r>
      <w:r w:rsidR="002D13CC">
        <w:rPr>
          <w:rFonts w:ascii="Times New Roman" w:hAnsi="Times New Roman" w:cs="Times New Roman"/>
        </w:rPr>
        <w:t>The retrieved</w:t>
      </w:r>
      <w:r w:rsidR="00E30423" w:rsidRPr="00222E24">
        <w:rPr>
          <w:rFonts w:ascii="Times New Roman" w:hAnsi="Times New Roman" w:cs="Times New Roman"/>
        </w:rPr>
        <w:t xml:space="preserve"> extinction at a</w:t>
      </w:r>
      <w:r w:rsidR="002D13CC">
        <w:rPr>
          <w:rFonts w:ascii="Times New Roman" w:hAnsi="Times New Roman" w:cs="Times New Roman"/>
        </w:rPr>
        <w:t xml:space="preserve"> given</w:t>
      </w:r>
      <w:r w:rsidR="00E30423" w:rsidRPr="00222E24">
        <w:rPr>
          <w:rFonts w:ascii="Times New Roman" w:hAnsi="Times New Roman" w:cs="Times New Roman"/>
        </w:rPr>
        <w:t xml:space="preserve"> altitude was rejected from the </w:t>
      </w:r>
      <w:r w:rsidR="002D13CC">
        <w:rPr>
          <w:rFonts w:ascii="Times New Roman" w:hAnsi="Times New Roman" w:cs="Times New Roman"/>
        </w:rPr>
        <w:t xml:space="preserve">straight line </w:t>
      </w:r>
      <w:r w:rsidR="00E30423" w:rsidRPr="00222E24">
        <w:rPr>
          <w:rFonts w:ascii="Times New Roman" w:hAnsi="Times New Roman" w:cs="Times New Roman"/>
        </w:rPr>
        <w:t xml:space="preserve">fit if the </w:t>
      </w:r>
      <w:r w:rsidR="002D13CC">
        <w:rPr>
          <w:rFonts w:ascii="Times New Roman" w:hAnsi="Times New Roman" w:cs="Times New Roman"/>
        </w:rPr>
        <w:t xml:space="preserve">converged </w:t>
      </w:r>
      <w:r w:rsidR="00E30423" w:rsidRPr="00222E24">
        <w:rPr>
          <w:rFonts w:ascii="Times New Roman" w:hAnsi="Times New Roman" w:cs="Times New Roman"/>
        </w:rPr>
        <w:t xml:space="preserve">forward model </w:t>
      </w:r>
      <w:r w:rsidR="002D13CC">
        <w:rPr>
          <w:rFonts w:ascii="Times New Roman" w:hAnsi="Times New Roman" w:cs="Times New Roman"/>
        </w:rPr>
        <w:t xml:space="preserve">radiance </w:t>
      </w:r>
      <w:r w:rsidR="00E30423" w:rsidRPr="00222E24">
        <w:rPr>
          <w:rFonts w:ascii="Times New Roman" w:hAnsi="Times New Roman" w:cs="Times New Roman"/>
        </w:rPr>
        <w:t xml:space="preserve">at that </w:t>
      </w:r>
      <w:r w:rsidR="00E30423">
        <w:rPr>
          <w:rFonts w:ascii="Times New Roman" w:hAnsi="Times New Roman" w:cs="Times New Roman"/>
        </w:rPr>
        <w:t>altitude was not within 2</w:t>
      </w:r>
      <w:r w:rsidR="00E30423" w:rsidRPr="00222E24">
        <w:rPr>
          <w:rFonts w:ascii="Times New Roman" w:hAnsi="Times New Roman" w:cs="Times New Roman"/>
        </w:rPr>
        <w:t xml:space="preserve">% of the measurement vector. In the case shown in </w:t>
      </w:r>
      <w:r w:rsidR="00E30423">
        <w:rPr>
          <w:rFonts w:ascii="Times New Roman" w:hAnsi="Times New Roman" w:cs="Times New Roman"/>
        </w:rPr>
        <w:t xml:space="preserve">Figure </w:t>
      </w:r>
      <w:del w:id="515" w:author="Elash, Brenden" w:date="2015-09-16T16:17:00Z">
        <w:r w:rsidR="00E30423" w:rsidDel="00000575">
          <w:rPr>
            <w:rFonts w:ascii="Times New Roman" w:hAnsi="Times New Roman" w:cs="Times New Roman"/>
          </w:rPr>
          <w:delText>14</w:delText>
        </w:r>
      </w:del>
      <w:ins w:id="516" w:author="Elash, Brenden" w:date="2015-09-16T16:17:00Z">
        <w:r w:rsidR="00000575">
          <w:rPr>
            <w:rFonts w:ascii="Times New Roman" w:hAnsi="Times New Roman" w:cs="Times New Roman"/>
          </w:rPr>
          <w:t>13</w:t>
        </w:r>
      </w:ins>
      <w:r w:rsidR="00E30423" w:rsidRPr="00222E24">
        <w:rPr>
          <w:rFonts w:ascii="Times New Roman" w:hAnsi="Times New Roman" w:cs="Times New Roman"/>
        </w:rPr>
        <w:t>,</w:t>
      </w:r>
      <w:r w:rsidR="002D13CC">
        <w:rPr>
          <w:rFonts w:ascii="Times New Roman" w:hAnsi="Times New Roman" w:cs="Times New Roman"/>
        </w:rPr>
        <w:t xml:space="preserve"> at</w:t>
      </w:r>
      <w:r w:rsidR="00E30423" w:rsidRPr="00222E24">
        <w:rPr>
          <w:rFonts w:ascii="Times New Roman" w:hAnsi="Times New Roman" w:cs="Times New Roman"/>
        </w:rPr>
        <w:t xml:space="preserve"> the </w:t>
      </w:r>
      <w:del w:id="517" w:author="Elash, Brenden" w:date="2015-09-16T16:21:00Z">
        <w:r w:rsidR="00E30423" w:rsidRPr="00222E24" w:rsidDel="00D16095">
          <w:rPr>
            <w:rFonts w:ascii="Times New Roman" w:hAnsi="Times New Roman" w:cs="Times New Roman"/>
          </w:rPr>
          <w:delText>20</w:delText>
        </w:r>
      </w:del>
      <w:ins w:id="518" w:author="Elash, Brenden" w:date="2015-09-16T16:21:00Z">
        <w:r w:rsidR="00D16095">
          <w:rPr>
            <w:rFonts w:ascii="Times New Roman" w:hAnsi="Times New Roman" w:cs="Times New Roman"/>
          </w:rPr>
          <w:t>14</w:t>
        </w:r>
      </w:ins>
      <w:r w:rsidR="00E30423" w:rsidRPr="00222E24">
        <w:rPr>
          <w:rFonts w:ascii="Times New Roman" w:hAnsi="Times New Roman" w:cs="Times New Roman"/>
        </w:rPr>
        <w:t>.5</w:t>
      </w:r>
      <w:r w:rsidR="00E30423">
        <w:rPr>
          <w:rFonts w:ascii="Times New Roman" w:hAnsi="Times New Roman" w:cs="Times New Roman"/>
        </w:rPr>
        <w:t xml:space="preserve"> </w:t>
      </w:r>
      <w:r w:rsidR="00E30423" w:rsidRPr="00222E24">
        <w:rPr>
          <w:rFonts w:ascii="Times New Roman" w:hAnsi="Times New Roman" w:cs="Times New Roman"/>
        </w:rPr>
        <w:t>km altitude</w:t>
      </w:r>
      <w:r w:rsidR="002D13CC">
        <w:rPr>
          <w:rFonts w:ascii="Times New Roman" w:hAnsi="Times New Roman" w:cs="Times New Roman"/>
        </w:rPr>
        <w:t xml:space="preserve"> point</w:t>
      </w:r>
      <w:r w:rsidR="00E30423" w:rsidRPr="00222E24">
        <w:rPr>
          <w:rFonts w:ascii="Times New Roman" w:hAnsi="Times New Roman" w:cs="Times New Roman"/>
        </w:rPr>
        <w:t>, only 10 of the 13 possible wavelengths contributed to the determination of the Angstr</w:t>
      </w:r>
      <w:r w:rsidR="00E30423">
        <w:rPr>
          <w:rFonts w:ascii="Times New Roman" w:hAnsi="Times New Roman" w:cs="Times New Roman"/>
        </w:rPr>
        <w:t>ö</w:t>
      </w:r>
      <w:r w:rsidR="00E30423" w:rsidRPr="00222E24">
        <w:rPr>
          <w:rFonts w:ascii="Times New Roman" w:hAnsi="Times New Roman" w:cs="Times New Roman"/>
        </w:rPr>
        <w:t>m exponent.</w:t>
      </w:r>
      <w:r w:rsidR="00E30423">
        <w:rPr>
          <w:rFonts w:ascii="Times New Roman" w:hAnsi="Times New Roman" w:cs="Times New Roman"/>
        </w:rPr>
        <w:t xml:space="preserve"> </w:t>
      </w:r>
      <w:r w:rsidRPr="00222E24">
        <w:rPr>
          <w:rFonts w:ascii="Times New Roman" w:hAnsi="Times New Roman" w:cs="Times New Roman"/>
        </w:rPr>
        <w:t xml:space="preserve">The first panel of </w:t>
      </w:r>
      <w:r w:rsidR="003470BF">
        <w:rPr>
          <w:rFonts w:ascii="Times New Roman" w:hAnsi="Times New Roman" w:cs="Times New Roman"/>
        </w:rPr>
        <w:t xml:space="preserve">Figure </w:t>
      </w:r>
      <w:del w:id="519" w:author="Elash, Brenden" w:date="2015-09-16T16:17:00Z">
        <w:r w:rsidR="003470BF" w:rsidDel="00000575">
          <w:rPr>
            <w:rFonts w:ascii="Times New Roman" w:hAnsi="Times New Roman" w:cs="Times New Roman"/>
          </w:rPr>
          <w:delText>14</w:delText>
        </w:r>
        <w:r w:rsidRPr="00222E24" w:rsidDel="00000575">
          <w:rPr>
            <w:rFonts w:ascii="Times New Roman" w:hAnsi="Times New Roman" w:cs="Times New Roman"/>
          </w:rPr>
          <w:delText xml:space="preserve"> </w:delText>
        </w:r>
      </w:del>
      <w:ins w:id="520" w:author="Elash, Brenden" w:date="2015-09-16T16:17:00Z">
        <w:r w:rsidR="00000575">
          <w:rPr>
            <w:rFonts w:ascii="Times New Roman" w:hAnsi="Times New Roman" w:cs="Times New Roman"/>
          </w:rPr>
          <w:t>13</w:t>
        </w:r>
        <w:r w:rsidR="00000575" w:rsidRPr="00222E24">
          <w:rPr>
            <w:rFonts w:ascii="Times New Roman" w:hAnsi="Times New Roman" w:cs="Times New Roman"/>
          </w:rPr>
          <w:t xml:space="preserve"> </w:t>
        </w:r>
      </w:ins>
      <w:r w:rsidRPr="00222E24">
        <w:rPr>
          <w:rFonts w:ascii="Times New Roman" w:hAnsi="Times New Roman" w:cs="Times New Roman"/>
        </w:rPr>
        <w:t>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w:t>
      </w:r>
      <w:r w:rsidR="002D13CC">
        <w:rPr>
          <w:rFonts w:ascii="Times New Roman" w:hAnsi="Times New Roman" w:cs="Times New Roman"/>
        </w:rPr>
        <w:t>results</w:t>
      </w:r>
      <w:r w:rsidRPr="00222E24">
        <w:rPr>
          <w:rFonts w:ascii="Times New Roman" w:hAnsi="Times New Roman" w:cs="Times New Roman"/>
        </w:rPr>
        <w:t xml:space="preserve"> </w:t>
      </w:r>
      <w:r w:rsidR="002D13CC">
        <w:rPr>
          <w:rFonts w:ascii="Times New Roman" w:hAnsi="Times New Roman" w:cs="Times New Roman"/>
        </w:rPr>
        <w:t xml:space="preserve">are shown in the </w:t>
      </w:r>
      <w:r w:rsidRPr="00222E24">
        <w:rPr>
          <w:rFonts w:ascii="Times New Roman" w:hAnsi="Times New Roman" w:cs="Times New Roman"/>
        </w:rPr>
        <w:t xml:space="preserve">second panel of </w:t>
      </w:r>
      <w:r w:rsidR="003470BF">
        <w:rPr>
          <w:rFonts w:ascii="Times New Roman" w:hAnsi="Times New Roman" w:cs="Times New Roman"/>
        </w:rPr>
        <w:t xml:space="preserve">Figure </w:t>
      </w:r>
      <w:del w:id="521" w:author="Elash, Brenden" w:date="2015-09-16T16:17:00Z">
        <w:r w:rsidR="003470BF" w:rsidDel="00000575">
          <w:rPr>
            <w:rFonts w:ascii="Times New Roman" w:hAnsi="Times New Roman" w:cs="Times New Roman"/>
          </w:rPr>
          <w:delText>14</w:delText>
        </w:r>
      </w:del>
      <w:ins w:id="522" w:author="Elash, Brenden" w:date="2015-09-16T16:17:00Z">
        <w:r w:rsidR="00000575">
          <w:rPr>
            <w:rFonts w:ascii="Times New Roman" w:hAnsi="Times New Roman" w:cs="Times New Roman"/>
          </w:rPr>
          <w:t>13</w:t>
        </w:r>
      </w:ins>
      <w:del w:id="523" w:author="Elash, Brenden" w:date="2015-09-14T13:42:00Z">
        <w:r w:rsidR="002D13CC" w:rsidDel="00B96AF5">
          <w:rPr>
            <w:rFonts w:ascii="Times New Roman" w:hAnsi="Times New Roman" w:cs="Times New Roman"/>
          </w:rPr>
          <w:delText xml:space="preserve">, </w:delText>
        </w:r>
        <w:r w:rsidRPr="00222E24" w:rsidDel="00B96AF5">
          <w:rPr>
            <w:rFonts w:ascii="Times New Roman" w:hAnsi="Times New Roman" w:cs="Times New Roman"/>
          </w:rPr>
          <w:delText xml:space="preserve"> </w:delText>
        </w:r>
        <w:r w:rsidR="002D13CC" w:rsidDel="00B96AF5">
          <w:rPr>
            <w:rFonts w:ascii="Times New Roman" w:hAnsi="Times New Roman" w:cs="Times New Roman"/>
          </w:rPr>
          <w:delText>where</w:delText>
        </w:r>
      </w:del>
      <w:ins w:id="524" w:author="Elash, Brenden" w:date="2015-09-14T13:42:00Z">
        <w:r w:rsidR="00B96AF5">
          <w:rPr>
            <w:rFonts w:ascii="Times New Roman" w:hAnsi="Times New Roman" w:cs="Times New Roman"/>
          </w:rPr>
          <w:t xml:space="preserve">, </w:t>
        </w:r>
        <w:r w:rsidR="00B96AF5" w:rsidRPr="00222E24">
          <w:rPr>
            <w:rFonts w:ascii="Times New Roman" w:hAnsi="Times New Roman" w:cs="Times New Roman"/>
          </w:rPr>
          <w:t>where</w:t>
        </w:r>
      </w:ins>
      <w:r w:rsidR="002D13CC">
        <w:rPr>
          <w:rFonts w:ascii="Times New Roman" w:hAnsi="Times New Roman" w:cs="Times New Roman"/>
        </w:rPr>
        <w:t xml:space="preserve"> the</w:t>
      </w:r>
      <w:r w:rsidRPr="00222E24">
        <w:rPr>
          <w:rFonts w:ascii="Times New Roman" w:hAnsi="Times New Roman" w:cs="Times New Roman"/>
        </w:rPr>
        <w:t xml:space="preserve"> Angstr</w:t>
      </w:r>
      <w:r w:rsidR="00480781">
        <w:rPr>
          <w:rFonts w:ascii="Times New Roman" w:hAnsi="Times New Roman" w:cs="Times New Roman"/>
        </w:rPr>
        <w:t>ö</w:t>
      </w:r>
      <w:r w:rsidRPr="00222E24">
        <w:rPr>
          <w:rFonts w:ascii="Times New Roman" w:hAnsi="Times New Roman" w:cs="Times New Roman"/>
        </w:rPr>
        <w:t xml:space="preserve">m exponent </w:t>
      </w:r>
      <w:r w:rsidR="002D13CC">
        <w:rPr>
          <w:rFonts w:ascii="Times New Roman" w:hAnsi="Times New Roman" w:cs="Times New Roman"/>
        </w:rPr>
        <w:t>is</w:t>
      </w:r>
      <w:r w:rsidRPr="00222E24">
        <w:rPr>
          <w:rFonts w:ascii="Times New Roman" w:hAnsi="Times New Roman" w:cs="Times New Roman"/>
        </w:rPr>
        <w:t xml:space="preserve">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w:t>
      </w:r>
      <w:del w:id="525" w:author="Elash, Brenden" w:date="2015-09-16T16:03:00Z">
        <w:r w:rsidRPr="00222E24" w:rsidDel="0033228C">
          <w:rPr>
            <w:rFonts w:ascii="Times New Roman" w:hAnsi="Times New Roman" w:cs="Times New Roman"/>
          </w:rPr>
          <w:delText>096</w:delText>
        </w:r>
        <w:r w:rsidR="00C32FF6" w:rsidDel="0033228C">
          <w:rPr>
            <w:rFonts w:ascii="Times New Roman" w:hAnsi="Times New Roman" w:cs="Times New Roman"/>
          </w:rPr>
          <w:delText xml:space="preserve"> </w:delText>
        </w:r>
      </w:del>
      <w:ins w:id="526" w:author="Elash, Brenden" w:date="2015-09-16T16:03:00Z">
        <w:r w:rsidR="0033228C" w:rsidRPr="00222E24">
          <w:rPr>
            <w:rFonts w:ascii="Times New Roman" w:hAnsi="Times New Roman" w:cs="Times New Roman"/>
          </w:rPr>
          <w:t>0</w:t>
        </w:r>
        <w:r w:rsidR="0033228C">
          <w:rPr>
            <w:rFonts w:ascii="Times New Roman" w:hAnsi="Times New Roman" w:cs="Times New Roman"/>
          </w:rPr>
          <w:t xml:space="preserve">77 </w:t>
        </w:r>
      </w:ins>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w:t>
      </w:r>
      <w:r w:rsidR="002D13CC">
        <w:rPr>
          <w:rFonts w:ascii="Times New Roman" w:hAnsi="Times New Roman" w:cs="Times New Roman"/>
        </w:rPr>
        <w:t xml:space="preserve">In comparison to typical levels of background aerosol from the </w:t>
      </w:r>
      <w:r w:rsidR="00307EE6" w:rsidRPr="00307EE6">
        <w:rPr>
          <w:rFonts w:ascii="Times New Roman" w:hAnsi="Times New Roman" w:cs="Times New Roman"/>
        </w:rPr>
        <w:t xml:space="preserve">Laramie, Wyoming </w:t>
      </w:r>
      <w:r w:rsidR="002D13CC">
        <w:rPr>
          <w:rFonts w:ascii="Times New Roman" w:hAnsi="Times New Roman" w:cs="Times New Roman"/>
        </w:rPr>
        <w:t xml:space="preserve">OPC data </w:t>
      </w:r>
      <w:r w:rsidR="00307EE6">
        <w:rPr>
          <w:rFonts w:ascii="Times New Roman" w:hAnsi="Times New Roman" w:cs="Times New Roman"/>
        </w:rPr>
        <w:t>(Deshler</w:t>
      </w:r>
      <w:ins w:id="527" w:author="Elash, Brenden" w:date="2015-09-14T13:42:00Z">
        <w:r w:rsidR="00B96AF5">
          <w:rPr>
            <w:rFonts w:ascii="Times New Roman" w:hAnsi="Times New Roman" w:cs="Times New Roman"/>
          </w:rPr>
          <w:t xml:space="preserve"> et al.,</w:t>
        </w:r>
      </w:ins>
      <w:r w:rsidR="00307EE6">
        <w:rPr>
          <w:rFonts w:ascii="Times New Roman" w:hAnsi="Times New Roman" w:cs="Times New Roman"/>
        </w:rPr>
        <w:t xml:space="preserve"> </w:t>
      </w:r>
      <w:r w:rsidR="005E2DB8">
        <w:rPr>
          <w:rFonts w:ascii="Times New Roman" w:hAnsi="Times New Roman" w:cs="Times New Roman"/>
        </w:rPr>
        <w:t>2003) the</w:t>
      </w:r>
      <w:r w:rsidR="00307EE6">
        <w:rPr>
          <w:rFonts w:ascii="Times New Roman" w:hAnsi="Times New Roman" w:cs="Times New Roman"/>
        </w:rPr>
        <w:t xml:space="preserve"> </w:t>
      </w:r>
      <w:r w:rsidR="002D13CC">
        <w:rPr>
          <w:rFonts w:ascii="Times New Roman" w:hAnsi="Times New Roman" w:cs="Times New Roman"/>
        </w:rPr>
        <w:t>retrieved</w:t>
      </w:r>
      <w:r w:rsidR="00307EE6">
        <w:rPr>
          <w:rFonts w:ascii="Times New Roman" w:hAnsi="Times New Roman" w:cs="Times New Roman"/>
        </w:rPr>
        <w:t xml:space="preserve"> particle size parameters are </w:t>
      </w:r>
      <w:r w:rsidR="002D13CC">
        <w:rPr>
          <w:rFonts w:ascii="Times New Roman" w:hAnsi="Times New Roman" w:cs="Times New Roman"/>
        </w:rPr>
        <w:t xml:space="preserve">certainly </w:t>
      </w:r>
      <w:r w:rsidR="00307EE6">
        <w:rPr>
          <w:rFonts w:ascii="Times New Roman" w:hAnsi="Times New Roman" w:cs="Times New Roman"/>
        </w:rPr>
        <w:t xml:space="preserve">within </w:t>
      </w:r>
      <w:r w:rsidR="002D13CC">
        <w:rPr>
          <w:rFonts w:ascii="Times New Roman" w:hAnsi="Times New Roman" w:cs="Times New Roman"/>
        </w:rPr>
        <w:t>an expected range, although there is a relatively large error bar on the retrieved value</w:t>
      </w:r>
      <w:r w:rsidR="005C6C09">
        <w:rPr>
          <w:rFonts w:ascii="Times New Roman" w:hAnsi="Times New Roman" w:cs="Times New Roman"/>
        </w:rPr>
        <w:t xml:space="preserv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  </w:t>
      </w:r>
    </w:p>
    <w:p w14:paraId="01B1F2E7" w14:textId="77777777"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5 </w:t>
      </w:r>
      <w:r w:rsidR="00F31679" w:rsidRPr="00222E24">
        <w:rPr>
          <w:rFonts w:ascii="Times New Roman" w:hAnsi="Times New Roman" w:cs="Times New Roman"/>
        </w:rPr>
        <w:t>Conclusions</w:t>
      </w:r>
    </w:p>
    <w:p w14:paraId="6C307C6C" w14:textId="77777777" w:rsidR="00265E20" w:rsidRDefault="005C6C09" w:rsidP="005C6C09">
      <w:pPr>
        <w:spacing w:line="360" w:lineRule="auto"/>
        <w:ind w:firstLine="720"/>
        <w:jc w:val="both"/>
        <w:rPr>
          <w:rFonts w:ascii="Times New Roman" w:hAnsi="Times New Roman" w:cs="Times New Roman"/>
        </w:rPr>
      </w:pPr>
      <w:r>
        <w:rPr>
          <w:rFonts w:ascii="Times New Roman" w:hAnsi="Times New Roman" w:cs="Times New Roman"/>
        </w:rPr>
        <w:t xml:space="preserve">The </w:t>
      </w:r>
      <w:r w:rsidRPr="00222E24">
        <w:rPr>
          <w:rFonts w:ascii="Times New Roman" w:hAnsi="Times New Roman" w:cs="Times New Roman"/>
        </w:rPr>
        <w:t xml:space="preserve">ALI </w:t>
      </w:r>
      <w:r>
        <w:rPr>
          <w:rFonts w:ascii="Times New Roman" w:hAnsi="Times New Roman" w:cs="Times New Roman"/>
        </w:rPr>
        <w:t xml:space="preserve">prototype, which is telescopic acousto-optic imager, has been used to </w:t>
      </w:r>
      <w:r w:rsidRPr="00222E24">
        <w:rPr>
          <w:rFonts w:ascii="Times New Roman" w:hAnsi="Times New Roman" w:cs="Times New Roman"/>
        </w:rPr>
        <w:t>success</w:t>
      </w:r>
      <w:r>
        <w:rPr>
          <w:rFonts w:ascii="Times New Roman" w:hAnsi="Times New Roman" w:cs="Times New Roman"/>
        </w:rPr>
        <w:t xml:space="preserve">fully measure two dimensional spectral images of the atmospheric limb from stratospheric balloon.  The observed radiances appear to be of high quality and show both vertical and horizontal features of the cloud and aerosol layers. </w:t>
      </w:r>
      <w:r w:rsidRPr="00222E24">
        <w:rPr>
          <w:rFonts w:ascii="Times New Roman" w:hAnsi="Times New Roman" w:cs="Times New Roman"/>
        </w:rPr>
        <w:t xml:space="preserve">Aerosol </w:t>
      </w:r>
      <w:r>
        <w:rPr>
          <w:rFonts w:ascii="Times New Roman" w:hAnsi="Times New Roman" w:cs="Times New Roman"/>
        </w:rPr>
        <w:t xml:space="preserve">extinction coefficient </w:t>
      </w:r>
      <w:r w:rsidRPr="00222E24">
        <w:rPr>
          <w:rFonts w:ascii="Times New Roman" w:hAnsi="Times New Roman" w:cs="Times New Roman"/>
        </w:rPr>
        <w:t xml:space="preserve">profiles were </w:t>
      </w:r>
      <w:r>
        <w:rPr>
          <w:rFonts w:ascii="Times New Roman" w:hAnsi="Times New Roman" w:cs="Times New Roman"/>
        </w:rPr>
        <w:t>retrieved</w:t>
      </w:r>
      <w:r w:rsidRPr="00222E24">
        <w:rPr>
          <w:rFonts w:ascii="Times New Roman" w:hAnsi="Times New Roman" w:cs="Times New Roman"/>
        </w:rPr>
        <w:t xml:space="preserve"> from the ALI data </w:t>
      </w:r>
      <w:r w:rsidR="00265E20">
        <w:rPr>
          <w:rFonts w:ascii="Times New Roman" w:hAnsi="Times New Roman" w:cs="Times New Roman"/>
        </w:rPr>
        <w:t xml:space="preserve">that show reasonable agreement with OSIRIS satellite measurements, and somewhat larger differences when compared to the SALOMON instrument balloon measurements. </w:t>
      </w:r>
    </w:p>
    <w:p w14:paraId="463A8BD6" w14:textId="64EF35DC" w:rsidR="005C6C09" w:rsidRDefault="00265E20" w:rsidP="005C6C09">
      <w:pPr>
        <w:spacing w:line="360" w:lineRule="auto"/>
        <w:ind w:firstLine="720"/>
        <w:jc w:val="both"/>
        <w:rPr>
          <w:ins w:id="528" w:author="Elash, Brenden" w:date="2015-09-16T16:23:00Z"/>
          <w:rFonts w:ascii="Times New Roman" w:hAnsi="Times New Roman" w:cs="Times New Roman"/>
        </w:rPr>
      </w:pPr>
      <w:r>
        <w:rPr>
          <w:rFonts w:ascii="Times New Roman" w:hAnsi="Times New Roman" w:cs="Times New Roman"/>
        </w:rPr>
        <w:t>N</w:t>
      </w:r>
      <w:r w:rsidR="005C6C09" w:rsidRPr="00222E24">
        <w:rPr>
          <w:rFonts w:ascii="Times New Roman" w:hAnsi="Times New Roman" w:cs="Times New Roman"/>
        </w:rPr>
        <w:t xml:space="preserve">o large scale issues were </w:t>
      </w:r>
      <w:r>
        <w:rPr>
          <w:rFonts w:ascii="Times New Roman" w:hAnsi="Times New Roman" w:cs="Times New Roman"/>
        </w:rPr>
        <w:t>found</w:t>
      </w:r>
      <w:r w:rsidR="005C6C09" w:rsidRPr="00222E24">
        <w:rPr>
          <w:rFonts w:ascii="Times New Roman" w:hAnsi="Times New Roman" w:cs="Times New Roman"/>
        </w:rPr>
        <w:t xml:space="preserve"> with the instrument</w:t>
      </w:r>
      <w:r>
        <w:rPr>
          <w:rFonts w:ascii="Times New Roman" w:hAnsi="Times New Roman" w:cs="Times New Roman"/>
        </w:rPr>
        <w:t xml:space="preserve"> performance</w:t>
      </w:r>
      <w:r w:rsidR="005C6C09" w:rsidRPr="00222E24">
        <w:rPr>
          <w:rFonts w:ascii="Times New Roman" w:hAnsi="Times New Roman" w:cs="Times New Roman"/>
        </w:rPr>
        <w:t>; however, some future changes would be recommended. First, an absolute calibration of the instrume</w:t>
      </w:r>
      <w:r>
        <w:rPr>
          <w:rFonts w:ascii="Times New Roman" w:hAnsi="Times New Roman" w:cs="Times New Roman"/>
        </w:rPr>
        <w:t>nt would allow ALI to determine the effect albedo directly, as is done with OSIRIS.  This would remove</w:t>
      </w:r>
      <w:r w:rsidR="005C6C09" w:rsidRPr="00222E24">
        <w:rPr>
          <w:rFonts w:ascii="Times New Roman" w:hAnsi="Times New Roman" w:cs="Times New Roman"/>
        </w:rPr>
        <w:t xml:space="preserve"> some the uncertainly in the model inputs</w:t>
      </w:r>
      <w:r>
        <w:rPr>
          <w:rFonts w:ascii="Times New Roman" w:hAnsi="Times New Roman" w:cs="Times New Roman"/>
        </w:rPr>
        <w:t xml:space="preserve"> and likely</w:t>
      </w:r>
      <w:r w:rsidR="005C6C09" w:rsidRPr="00222E24">
        <w:rPr>
          <w:rFonts w:ascii="Times New Roman" w:hAnsi="Times New Roman" w:cs="Times New Roman"/>
        </w:rPr>
        <w:t xml:space="preserve"> yield higher quality </w:t>
      </w:r>
      <w:r>
        <w:rPr>
          <w:rFonts w:ascii="Times New Roman" w:hAnsi="Times New Roman" w:cs="Times New Roman"/>
        </w:rPr>
        <w:t>results</w:t>
      </w:r>
      <w:r w:rsidR="005C6C09" w:rsidRPr="00222E24">
        <w:rPr>
          <w:rFonts w:ascii="Times New Roman" w:hAnsi="Times New Roman" w:cs="Times New Roman"/>
        </w:rPr>
        <w:t xml:space="preserve">. </w:t>
      </w:r>
      <w:r>
        <w:rPr>
          <w:rFonts w:ascii="Times New Roman" w:hAnsi="Times New Roman" w:cs="Times New Roman"/>
        </w:rPr>
        <w:t xml:space="preserve"> This is simply a matter of having access to the calibration equipment.  Also, </w:t>
      </w:r>
      <w:r w:rsidR="005C6C09" w:rsidRPr="00222E24">
        <w:rPr>
          <w:rFonts w:ascii="Times New Roman" w:hAnsi="Times New Roman" w:cs="Times New Roman"/>
        </w:rPr>
        <w:t xml:space="preserve">even with the </w:t>
      </w:r>
      <w:r>
        <w:rPr>
          <w:rFonts w:ascii="Times New Roman" w:hAnsi="Times New Roman" w:cs="Times New Roman"/>
        </w:rPr>
        <w:t xml:space="preserve">baffle and the </w:t>
      </w:r>
      <w:r w:rsidR="005C6C09" w:rsidRPr="00222E24">
        <w:rPr>
          <w:rFonts w:ascii="Times New Roman" w:hAnsi="Times New Roman" w:cs="Times New Roman"/>
        </w:rPr>
        <w:t xml:space="preserve">robust method of removing stray light with the </w:t>
      </w:r>
      <w:r>
        <w:rPr>
          <w:rFonts w:ascii="Times New Roman" w:hAnsi="Times New Roman" w:cs="Times New Roman"/>
        </w:rPr>
        <w:t>cycling of</w:t>
      </w:r>
      <w:r w:rsidR="005C6C09" w:rsidRPr="00222E24">
        <w:rPr>
          <w:rFonts w:ascii="Times New Roman" w:hAnsi="Times New Roman" w:cs="Times New Roman"/>
        </w:rPr>
        <w:t xml:space="preserve"> the AOTF, some stray light was still </w:t>
      </w:r>
      <w:r>
        <w:rPr>
          <w:rFonts w:ascii="Times New Roman" w:hAnsi="Times New Roman" w:cs="Times New Roman"/>
        </w:rPr>
        <w:t>observed i</w:t>
      </w:r>
      <w:r w:rsidR="005C6C09" w:rsidRPr="00222E24">
        <w:rPr>
          <w:rFonts w:ascii="Times New Roman" w:hAnsi="Times New Roman" w:cs="Times New Roman"/>
        </w:rPr>
        <w:t xml:space="preserve">n the </w:t>
      </w:r>
      <w:r>
        <w:rPr>
          <w:rFonts w:ascii="Times New Roman" w:hAnsi="Times New Roman" w:cs="Times New Roman"/>
        </w:rPr>
        <w:t xml:space="preserve">obtained </w:t>
      </w:r>
      <w:r w:rsidR="005C6C09" w:rsidRPr="00222E24">
        <w:rPr>
          <w:rFonts w:ascii="Times New Roman" w:hAnsi="Times New Roman" w:cs="Times New Roman"/>
        </w:rPr>
        <w:t>images</w:t>
      </w:r>
      <w:r>
        <w:rPr>
          <w:rFonts w:ascii="Times New Roman" w:hAnsi="Times New Roman" w:cs="Times New Roman"/>
        </w:rPr>
        <w:t xml:space="preserve">. Impact and mitigation of this should be tacked in future iterations of the instrument. </w:t>
      </w:r>
    </w:p>
    <w:p w14:paraId="3E907C83" w14:textId="2EF86103" w:rsidR="00D16095" w:rsidRPr="00222E24" w:rsidRDefault="00D16095" w:rsidP="005C6C09">
      <w:pPr>
        <w:spacing w:line="360" w:lineRule="auto"/>
        <w:ind w:firstLine="720"/>
        <w:jc w:val="both"/>
        <w:rPr>
          <w:rFonts w:ascii="Times New Roman" w:hAnsi="Times New Roman" w:cs="Times New Roman"/>
        </w:rPr>
      </w:pPr>
      <w:ins w:id="529" w:author="Elash, Brenden" w:date="2015-09-16T16:30:00Z">
        <w:r>
          <w:rPr>
            <w:rFonts w:ascii="Times New Roman" w:hAnsi="Times New Roman" w:cs="Times New Roman"/>
          </w:rPr>
          <w:t xml:space="preserve">An ALI type instrument would be an ideal instrument for a </w:t>
        </w:r>
      </w:ins>
      <w:ins w:id="530" w:author="Elash, Brenden" w:date="2015-09-16T16:31:00Z">
        <w:r>
          <w:rPr>
            <w:rFonts w:ascii="Times New Roman" w:hAnsi="Times New Roman" w:cs="Times New Roman"/>
          </w:rPr>
          <w:t>microsatellite</w:t>
        </w:r>
      </w:ins>
      <w:ins w:id="531" w:author="Elash, Brenden" w:date="2015-09-16T16:30:00Z">
        <w:r>
          <w:rPr>
            <w:rFonts w:ascii="Times New Roman" w:hAnsi="Times New Roman" w:cs="Times New Roman"/>
          </w:rPr>
          <w:t xml:space="preserve"> </w:t>
        </w:r>
      </w:ins>
      <w:ins w:id="532" w:author="Elash, Brenden" w:date="2015-09-16T16:31:00Z">
        <w:r>
          <w:rPr>
            <w:rFonts w:ascii="Times New Roman" w:hAnsi="Times New Roman" w:cs="Times New Roman"/>
          </w:rPr>
          <w:t xml:space="preserve">platform to be used to monitor aerosol in in future. </w:t>
        </w:r>
      </w:ins>
      <w:ins w:id="533" w:author="Elash, Brenden" w:date="2015-09-16T16:37:00Z">
        <w:r w:rsidR="00962A68">
          <w:rPr>
            <w:rFonts w:ascii="Times New Roman" w:hAnsi="Times New Roman" w:cs="Times New Roman"/>
          </w:rPr>
          <w:t xml:space="preserve">It is a low power passive instrument with no moving </w:t>
        </w:r>
      </w:ins>
      <w:ins w:id="534" w:author="Elash, Brenden" w:date="2015-09-16T16:38:00Z">
        <w:r w:rsidR="00962A68">
          <w:rPr>
            <w:rFonts w:ascii="Times New Roman" w:hAnsi="Times New Roman" w:cs="Times New Roman"/>
          </w:rPr>
          <w:t>parts ideal</w:t>
        </w:r>
      </w:ins>
      <w:ins w:id="535" w:author="Elash, Brenden" w:date="2015-09-16T16:37:00Z">
        <w:r w:rsidR="00962A68">
          <w:rPr>
            <w:rFonts w:ascii="Times New Roman" w:hAnsi="Times New Roman" w:cs="Times New Roman"/>
          </w:rPr>
          <w:t xml:space="preserve"> for a microsat</w:t>
        </w:r>
      </w:ins>
      <w:ins w:id="536" w:author="Elash, Brenden" w:date="2015-09-16T16:39:00Z">
        <w:r w:rsidR="00962A68">
          <w:rPr>
            <w:rFonts w:ascii="Times New Roman" w:hAnsi="Times New Roman" w:cs="Times New Roman"/>
          </w:rPr>
          <w:t xml:space="preserve"> mission.</w:t>
        </w:r>
      </w:ins>
      <w:ins w:id="537" w:author="Elash, Brenden" w:date="2015-09-16T16:37:00Z">
        <w:r w:rsidR="00962A68">
          <w:rPr>
            <w:rFonts w:ascii="Times New Roman" w:hAnsi="Times New Roman" w:cs="Times New Roman"/>
          </w:rPr>
          <w:t xml:space="preserve"> </w:t>
        </w:r>
      </w:ins>
      <w:ins w:id="538" w:author="Elash, Brenden" w:date="2015-09-16T16:39:00Z">
        <w:r w:rsidR="00962A68">
          <w:rPr>
            <w:rFonts w:ascii="Times New Roman" w:hAnsi="Times New Roman" w:cs="Times New Roman"/>
          </w:rPr>
          <w:t>H</w:t>
        </w:r>
      </w:ins>
      <w:ins w:id="539" w:author="Elash, Brenden" w:date="2015-09-16T16:37:00Z">
        <w:r w:rsidR="00962A68">
          <w:rPr>
            <w:rFonts w:ascii="Times New Roman" w:hAnsi="Times New Roman" w:cs="Times New Roman"/>
          </w:rPr>
          <w:t xml:space="preserve">owever </w:t>
        </w:r>
      </w:ins>
      <w:ins w:id="540" w:author="Elash, Brenden" w:date="2015-09-16T16:38:00Z">
        <w:r w:rsidR="00962A68">
          <w:rPr>
            <w:rFonts w:ascii="Times New Roman" w:hAnsi="Times New Roman" w:cs="Times New Roman"/>
          </w:rPr>
          <w:t>s</w:t>
        </w:r>
      </w:ins>
      <w:ins w:id="541" w:author="Elash, Brenden" w:date="2015-09-16T16:32:00Z">
        <w:r>
          <w:rPr>
            <w:rFonts w:ascii="Times New Roman" w:hAnsi="Times New Roman" w:cs="Times New Roman"/>
          </w:rPr>
          <w:t>everal</w:t>
        </w:r>
      </w:ins>
      <w:ins w:id="542" w:author="Elash, Brenden" w:date="2015-09-16T16:31:00Z">
        <w:r>
          <w:rPr>
            <w:rFonts w:ascii="Times New Roman" w:hAnsi="Times New Roman" w:cs="Times New Roman"/>
          </w:rPr>
          <w:t xml:space="preserve"> modification would be required to the current design including </w:t>
        </w:r>
      </w:ins>
      <w:ins w:id="543" w:author="Elash, Brenden" w:date="2015-09-16T16:38:00Z">
        <w:r w:rsidR="00962A68">
          <w:rPr>
            <w:rFonts w:ascii="Times New Roman" w:hAnsi="Times New Roman" w:cs="Times New Roman"/>
          </w:rPr>
          <w:t xml:space="preserve">the addition </w:t>
        </w:r>
      </w:ins>
      <w:ins w:id="544" w:author="Elash, Brenden" w:date="2015-09-16T16:31:00Z">
        <w:r>
          <w:rPr>
            <w:rFonts w:ascii="Times New Roman" w:hAnsi="Times New Roman" w:cs="Times New Roman"/>
          </w:rPr>
          <w:t xml:space="preserve">compensating optics and alteration to the field of view which would both increase the </w:t>
        </w:r>
      </w:ins>
      <w:ins w:id="545" w:author="Elash, Brenden" w:date="2015-09-16T16:32:00Z">
        <w:r>
          <w:rPr>
            <w:rFonts w:ascii="Times New Roman" w:hAnsi="Times New Roman" w:cs="Times New Roman"/>
          </w:rPr>
          <w:t>instruments</w:t>
        </w:r>
      </w:ins>
      <w:ins w:id="546" w:author="Elash, Brenden" w:date="2015-09-16T16:31:00Z">
        <w:r>
          <w:rPr>
            <w:rFonts w:ascii="Times New Roman" w:hAnsi="Times New Roman" w:cs="Times New Roman"/>
          </w:rPr>
          <w:t xml:space="preserve"> </w:t>
        </w:r>
      </w:ins>
      <w:ins w:id="547" w:author="Elash, Brenden" w:date="2015-09-16T16:32:00Z">
        <w:r>
          <w:rPr>
            <w:rFonts w:ascii="Times New Roman" w:hAnsi="Times New Roman" w:cs="Times New Roman"/>
          </w:rPr>
          <w:t>performance</w:t>
        </w:r>
      </w:ins>
      <w:ins w:id="548" w:author="Elash, Brenden" w:date="2015-09-16T16:31:00Z">
        <w:r>
          <w:rPr>
            <w:rFonts w:ascii="Times New Roman" w:hAnsi="Times New Roman" w:cs="Times New Roman"/>
          </w:rPr>
          <w:t xml:space="preserve">. </w:t>
        </w:r>
      </w:ins>
      <w:ins w:id="549" w:author="Elash, Brenden" w:date="2015-09-16T17:24:00Z">
        <w:r w:rsidR="00D63D93">
          <w:rPr>
            <w:rFonts w:ascii="Times New Roman" w:hAnsi="Times New Roman" w:cs="Times New Roman"/>
          </w:rPr>
          <w:t xml:space="preserve">As demonstrated </w:t>
        </w:r>
      </w:ins>
      <w:ins w:id="550" w:author="Elash, Brenden" w:date="2015-09-16T17:25:00Z">
        <w:r w:rsidR="00D63D93">
          <w:rPr>
            <w:rFonts w:ascii="Times New Roman" w:hAnsi="Times New Roman" w:cs="Times New Roman"/>
          </w:rPr>
          <w:t>i</w:t>
        </w:r>
      </w:ins>
      <w:ins w:id="551" w:author="Elash, Brenden" w:date="2015-09-16T16:40:00Z">
        <w:r w:rsidR="00962A68">
          <w:rPr>
            <w:rFonts w:ascii="Times New Roman" w:hAnsi="Times New Roman" w:cs="Times New Roman"/>
          </w:rPr>
          <w:t xml:space="preserve">t would be a suitable instrument to </w:t>
        </w:r>
      </w:ins>
      <w:ins w:id="552" w:author="Elash, Brenden" w:date="2015-09-16T16:41:00Z">
        <w:r w:rsidR="00962A68">
          <w:rPr>
            <w:rFonts w:ascii="Times New Roman" w:hAnsi="Times New Roman" w:cs="Times New Roman"/>
          </w:rPr>
          <w:t>supplement</w:t>
        </w:r>
      </w:ins>
      <w:ins w:id="553" w:author="Elash, Brenden" w:date="2015-09-16T16:40:00Z">
        <w:r w:rsidR="00962A68">
          <w:rPr>
            <w:rFonts w:ascii="Times New Roman" w:hAnsi="Times New Roman" w:cs="Times New Roman"/>
          </w:rPr>
          <w:t xml:space="preserve"> the aerosol data acquired from </w:t>
        </w:r>
      </w:ins>
      <w:ins w:id="554" w:author="Elash, Brenden" w:date="2015-09-16T16:41:00Z">
        <w:r w:rsidR="00962A68">
          <w:rPr>
            <w:rFonts w:ascii="Times New Roman" w:hAnsi="Times New Roman" w:cs="Times New Roman"/>
          </w:rPr>
          <w:t>previous and current instruments and extend the aerosol time series.</w:t>
        </w:r>
      </w:ins>
    </w:p>
    <w:p w14:paraId="1E4350FC" w14:textId="77777777"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14:paraId="17868347" w14:textId="0C365E12" w:rsidR="00A75488" w:rsidDel="0033228C" w:rsidRDefault="00F31679" w:rsidP="003470BF">
      <w:pPr>
        <w:spacing w:line="360" w:lineRule="auto"/>
        <w:ind w:firstLine="720"/>
        <w:jc w:val="both"/>
        <w:rPr>
          <w:del w:id="555" w:author="Elash, Brenden" w:date="2015-09-16T16:04:00Z"/>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Also, thanks to CNES for funding and overseeing the launches at Timmins in 2014. </w:t>
      </w:r>
      <w:r w:rsidR="00BB17E3">
        <w:rPr>
          <w:rFonts w:ascii="Times New Roman" w:hAnsi="Times New Roman" w:cs="Times New Roman"/>
        </w:rPr>
        <w:t xml:space="preserve">The optical design 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Code V </w:t>
      </w:r>
      <w:r w:rsidR="00647B2A">
        <w:rPr>
          <w:rFonts w:ascii="Times New Roman" w:hAnsi="Times New Roman" w:cs="Times New Roman"/>
        </w:rPr>
        <w:t xml:space="preserve">software </w:t>
      </w:r>
      <w:r w:rsidR="00BB17E3">
        <w:rPr>
          <w:rFonts w:ascii="Times New Roman" w:hAnsi="Times New Roman" w:cs="Times New Roman"/>
        </w:rPr>
        <w:t xml:space="preserve">license. </w:t>
      </w:r>
      <w:r w:rsidR="003E7F7B" w:rsidRPr="003E7F7B">
        <w:rPr>
          <w:rFonts w:ascii="Times New Roman" w:hAnsi="Times New Roman" w:cs="Times New Roman"/>
        </w:rPr>
        <w:t>The</w:t>
      </w:r>
      <w:r w:rsidR="003E7F7B">
        <w:rPr>
          <w:rFonts w:ascii="Times New Roman" w:hAnsi="Times New Roman" w:cs="Times New Roman"/>
        </w:rPr>
        <w:t xml:space="preserve"> CALIPSO </w:t>
      </w:r>
      <w:r w:rsidR="003E7F7B" w:rsidRPr="003E7F7B">
        <w:rPr>
          <w:rFonts w:ascii="Times New Roman" w:hAnsi="Times New Roman" w:cs="Times New Roman"/>
        </w:rPr>
        <w:t>data were obtained from the NASA Langley Research Center Atmospheric Science Data Center.</w:t>
      </w:r>
      <w:r w:rsidR="003E7F7B">
        <w:rPr>
          <w:rFonts w:ascii="Times New Roman" w:hAnsi="Times New Roman" w:cs="Times New Roman"/>
        </w:rPr>
        <w:t xml:space="preserve"> </w:t>
      </w:r>
      <w:r w:rsidRPr="00222E24">
        <w:rPr>
          <w:rFonts w:ascii="Times New Roman" w:hAnsi="Times New Roman" w:cs="Times New Roman"/>
        </w:rPr>
        <w:t>As well, thanks to Nick Lloyd for help in development of the flight code, without his efforts this work would have not been accomplished.</w:t>
      </w:r>
    </w:p>
    <w:p w14:paraId="1E670952" w14:textId="77777777" w:rsidR="00A75488" w:rsidRDefault="00A75488">
      <w:pPr>
        <w:spacing w:line="360" w:lineRule="auto"/>
        <w:jc w:val="both"/>
        <w:rPr>
          <w:rFonts w:ascii="Times New Roman" w:hAnsi="Times New Roman" w:cs="Times New Roman"/>
        </w:rPr>
        <w:pPrChange w:id="556" w:author="Elash, Brenden" w:date="2015-09-16T16:04:00Z">
          <w:pPr/>
        </w:pPrChange>
      </w:pPr>
      <w:del w:id="557" w:author="Elash, Brenden" w:date="2015-09-16T16:04:00Z">
        <w:r w:rsidDel="0033228C">
          <w:rPr>
            <w:rFonts w:ascii="Times New Roman" w:hAnsi="Times New Roman" w:cs="Times New Roman"/>
          </w:rPr>
          <w:br w:type="page"/>
        </w:r>
      </w:del>
    </w:p>
    <w:p w14:paraId="71DD500D" w14:textId="77777777"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anchor distT="0" distB="0" distL="114300" distR="114300" simplePos="0" relativeHeight="251658240" behindDoc="0" locked="0" layoutInCell="1" allowOverlap="1" wp14:anchorId="6C2E5EEC" wp14:editId="49FC8031">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10">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xml:space="preserve">, the incident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14:paraId="5254E494" w14:textId="77777777" w:rsidR="00F31679" w:rsidRPr="00222E24" w:rsidRDefault="002E5519" w:rsidP="00A75488">
      <w:pPr>
        <w:rPr>
          <w:rFonts w:ascii="Times New Roman" w:hAnsi="Times New Roman" w:cs="Times New Roman"/>
        </w:rPr>
      </w:pPr>
      <w:r>
        <w:rPr>
          <w:rFonts w:ascii="Times New Roman" w:hAnsi="Times New Roman" w:cs="Times New Roman"/>
        </w:rPr>
        <w:br w:type="page"/>
      </w:r>
    </w:p>
    <w:p w14:paraId="1DD1E44C" w14:textId="229E2E19" w:rsidR="00F31679" w:rsidRPr="00222E24" w:rsidRDefault="002C4A5B" w:rsidP="00A62518">
      <w:pPr>
        <w:spacing w:line="360" w:lineRule="auto"/>
        <w:rPr>
          <w:rFonts w:ascii="Times New Roman" w:hAnsi="Times New Roman" w:cs="Times New Roman"/>
        </w:rPr>
        <w:pPrChange w:id="558" w:author="Elash, Brenden" w:date="2015-09-17T10:49:00Z">
          <w:pPr>
            <w:spacing w:line="360" w:lineRule="auto"/>
            <w:jc w:val="center"/>
          </w:pPr>
        </w:pPrChange>
      </w:pPr>
      <w:bookmarkStart w:id="559" w:name="_GoBack"/>
      <w:ins w:id="560" w:author="Elash, Brenden" w:date="2015-09-10T15:16:00Z">
        <w:r>
          <w:rPr>
            <w:rFonts w:ascii="Times New Roman" w:hAnsi="Times New Roman" w:cs="Times New Roman"/>
            <w:noProof/>
            <w:lang w:eastAsia="en-CA"/>
          </w:rPr>
          <w:lastRenderedPageBreak/>
          <w:drawing>
            <wp:inline distT="0" distB="0" distL="0" distR="0" wp14:anchorId="295B33F3" wp14:editId="5C0FA78A">
              <wp:extent cx="2786386" cy="311627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AOTFConfigurations.png"/>
                      <pic:cNvPicPr/>
                    </pic:nvPicPr>
                    <pic:blipFill>
                      <a:blip r:embed="rId11">
                        <a:extLst>
                          <a:ext uri="{28A0092B-C50C-407E-A947-70E740481C1C}">
                            <a14:useLocalDpi xmlns:a14="http://schemas.microsoft.com/office/drawing/2010/main" val="0"/>
                          </a:ext>
                        </a:extLst>
                      </a:blip>
                      <a:stretch>
                        <a:fillRect/>
                      </a:stretch>
                    </pic:blipFill>
                    <pic:spPr>
                      <a:xfrm>
                        <a:off x="0" y="0"/>
                        <a:ext cx="2819327" cy="3153116"/>
                      </a:xfrm>
                      <a:prstGeom prst="rect">
                        <a:avLst/>
                      </a:prstGeom>
                    </pic:spPr>
                  </pic:pic>
                </a:graphicData>
              </a:graphic>
            </wp:inline>
          </w:drawing>
        </w:r>
      </w:ins>
      <w:bookmarkEnd w:id="559"/>
      <w:commentRangeStart w:id="561"/>
      <w:del w:id="562" w:author="Elash, Brenden" w:date="2015-09-10T15:16:00Z">
        <w:r w:rsidR="00EC024E" w:rsidDel="002C4A5B">
          <w:rPr>
            <w:rFonts w:ascii="Times New Roman" w:hAnsi="Times New Roman" w:cs="Times New Roman"/>
            <w:noProof/>
            <w:lang w:eastAsia="en-CA"/>
          </w:rPr>
          <w:drawing>
            <wp:inline distT="0" distB="0" distL="0" distR="0" wp14:anchorId="76CEA666" wp14:editId="70D285A5">
              <wp:extent cx="4324954"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AOTFGeneralLayout.png"/>
                      <pic:cNvPicPr/>
                    </pic:nvPicPr>
                    <pic:blipFill>
                      <a:blip r:embed="rId12">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del>
      <w:commentRangeEnd w:id="561"/>
      <w:r w:rsidR="005A4F0D">
        <w:rPr>
          <w:rStyle w:val="CommentReference"/>
        </w:rPr>
        <w:commentReference w:id="561"/>
      </w:r>
    </w:p>
    <w:p w14:paraId="18300BFB" w14:textId="0458AB74"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ins w:id="563" w:author="Elash, Brenden" w:date="2015-09-10T15:16:00Z">
        <w:r w:rsidR="002C4A5B">
          <w:rPr>
            <w:rFonts w:ascii="Times New Roman" w:hAnsi="Times New Roman" w:cs="Times New Roman"/>
          </w:rPr>
          <w:t>(</w:t>
        </w:r>
      </w:ins>
      <w:ins w:id="564" w:author="Elash, Brenden" w:date="2015-09-10T15:20:00Z">
        <w:r w:rsidR="0045276E">
          <w:rPr>
            <w:rFonts w:ascii="Times New Roman" w:hAnsi="Times New Roman" w:cs="Times New Roman"/>
          </w:rPr>
          <w:t>a</w:t>
        </w:r>
      </w:ins>
      <w:ins w:id="565" w:author="Elash, Brenden" w:date="2015-09-10T15:16:00Z">
        <w:r w:rsidR="002C4A5B">
          <w:rPr>
            <w:rFonts w:ascii="Times New Roman" w:hAnsi="Times New Roman" w:cs="Times New Roman"/>
          </w:rPr>
          <w:t xml:space="preserve">) </w:t>
        </w:r>
      </w:ins>
      <w:r w:rsidR="00F31679" w:rsidRPr="00222E24">
        <w:rPr>
          <w:rFonts w:ascii="Times New Roman" w:hAnsi="Times New Roman" w:cs="Times New Roman"/>
        </w:rPr>
        <w:t xml:space="preserve">An AOTF undergoing Bragg diffraction with an unpolarized </w:t>
      </w:r>
      <w:del w:id="566" w:author="Elash, Brenden" w:date="2015-09-10T15:16:00Z">
        <w:r w:rsidR="00F31679" w:rsidRPr="00222E24" w:rsidDel="002C4A5B">
          <w:rPr>
            <w:rFonts w:ascii="Times New Roman" w:hAnsi="Times New Roman" w:cs="Times New Roman"/>
          </w:rPr>
          <w:delText xml:space="preserve">input </w:delText>
        </w:r>
      </w:del>
      <w:ins w:id="567" w:author="Elash, Brenden" w:date="2015-09-10T15:16:00Z">
        <w:r w:rsidR="002C4A5B">
          <w:rPr>
            <w:rFonts w:ascii="Times New Roman" w:hAnsi="Times New Roman" w:cs="Times New Roman"/>
          </w:rPr>
          <w:t>incident wave</w:t>
        </w:r>
        <w:r w:rsidR="002C4A5B" w:rsidRPr="00222E24">
          <w:rPr>
            <w:rFonts w:ascii="Times New Roman" w:hAnsi="Times New Roman" w:cs="Times New Roman"/>
          </w:rPr>
          <w:t xml:space="preserve"> </w:t>
        </w:r>
      </w:ins>
      <w:r w:rsidR="00F31679" w:rsidRPr="00222E24">
        <w:rPr>
          <w:rFonts w:ascii="Times New Roman" w:hAnsi="Times New Roman" w:cs="Times New Roman"/>
        </w:rPr>
        <w:t>with a RF wave applied represented by the arrow. After the diffraction event four output signals are formed: the zeroth order and first order ordinary</w:t>
      </w:r>
      <w:r w:rsidR="00AF5A70">
        <w:rPr>
          <w:rFonts w:ascii="Times New Roman" w:hAnsi="Times New Roman" w:cs="Times New Roman"/>
        </w:rPr>
        <w:t xml:space="preserve"> (o)</w:t>
      </w:r>
      <w:r w:rsidR="00F31679" w:rsidRPr="00222E24">
        <w:rPr>
          <w:rFonts w:ascii="Times New Roman" w:hAnsi="Times New Roman" w:cs="Times New Roman"/>
        </w:rPr>
        <w:t xml:space="preserve"> and extraordinary</w:t>
      </w:r>
      <w:r w:rsidR="00AF5A70">
        <w:rPr>
          <w:rFonts w:ascii="Times New Roman" w:hAnsi="Times New Roman" w:cs="Times New Roman"/>
        </w:rPr>
        <w:t xml:space="preserve"> (e)</w:t>
      </w:r>
      <w:r w:rsidR="00F31679" w:rsidRPr="00222E24">
        <w:rPr>
          <w:rFonts w:ascii="Times New Roman" w:hAnsi="Times New Roman" w:cs="Times New Roman"/>
        </w:rPr>
        <w:t xml:space="preserve"> signals. However the only optical path that remains at a constant angle no matter the applied RF wavelength is the first order e</w:t>
      </w:r>
      <w:r>
        <w:rPr>
          <w:rFonts w:ascii="Times New Roman" w:hAnsi="Times New Roman" w:cs="Times New Roman"/>
        </w:rPr>
        <w:t>xtraordinary diffracted signal.</w:t>
      </w:r>
      <w:ins w:id="568" w:author="Elash, Brenden" w:date="2015-09-10T15:17:00Z">
        <w:r w:rsidR="002C4A5B">
          <w:rPr>
            <w:rFonts w:ascii="Times New Roman" w:hAnsi="Times New Roman" w:cs="Times New Roman"/>
          </w:rPr>
          <w:t xml:space="preserve"> (</w:t>
        </w:r>
      </w:ins>
      <w:ins w:id="569" w:author="Elash, Brenden" w:date="2015-09-10T15:20:00Z">
        <w:r w:rsidR="0045276E">
          <w:rPr>
            <w:rFonts w:ascii="Times New Roman" w:hAnsi="Times New Roman" w:cs="Times New Roman"/>
          </w:rPr>
          <w:t>b</w:t>
        </w:r>
      </w:ins>
      <w:ins w:id="570" w:author="Elash, Brenden" w:date="2015-09-10T15:17:00Z">
        <w:r w:rsidR="002C4A5B">
          <w:rPr>
            <w:rFonts w:ascii="Times New Roman" w:hAnsi="Times New Roman" w:cs="Times New Roman"/>
          </w:rPr>
          <w:t xml:space="preserve">) </w:t>
        </w:r>
        <w:r w:rsidR="002C4A5B" w:rsidRPr="00222E24">
          <w:rPr>
            <w:rFonts w:ascii="Times New Roman" w:hAnsi="Times New Roman" w:cs="Times New Roman"/>
          </w:rPr>
          <w:t xml:space="preserve">Two linear polarizers are added to the system, the first linear polarizer removes the ordinary polarization removing the outputs with the dotted lines and the second linear polarizer removes undiffracted extraordinary </w:t>
        </w:r>
        <w:r w:rsidR="002C4A5B">
          <w:rPr>
            <w:rFonts w:ascii="Times New Roman" w:hAnsi="Times New Roman" w:cs="Times New Roman"/>
          </w:rPr>
          <w:t>light shown by the dashed line.</w:t>
        </w:r>
      </w:ins>
      <w:ins w:id="571" w:author="Elash, Brenden" w:date="2015-09-10T15:18:00Z">
        <w:r w:rsidR="002C4A5B">
          <w:rPr>
            <w:rFonts w:ascii="Times New Roman" w:hAnsi="Times New Roman" w:cs="Times New Roman"/>
          </w:rPr>
          <w:t xml:space="preserve"> (</w:t>
        </w:r>
      </w:ins>
      <w:ins w:id="572" w:author="Elash, Brenden" w:date="2015-09-10T15:20:00Z">
        <w:r w:rsidR="0045276E">
          <w:rPr>
            <w:rFonts w:ascii="Times New Roman" w:hAnsi="Times New Roman" w:cs="Times New Roman"/>
          </w:rPr>
          <w:t>c</w:t>
        </w:r>
      </w:ins>
      <w:ins w:id="573" w:author="Elash, Brenden" w:date="2015-09-10T15:18:00Z">
        <w:r w:rsidR="002C4A5B">
          <w:rPr>
            <w:rFonts w:ascii="Times New Roman" w:hAnsi="Times New Roman" w:cs="Times New Roman"/>
          </w:rPr>
          <w:t>) The system in (</w:t>
        </w:r>
      </w:ins>
      <w:ins w:id="574" w:author="Elash, Brenden" w:date="2015-09-10T15:20:00Z">
        <w:r w:rsidR="0045276E">
          <w:rPr>
            <w:rFonts w:ascii="Times New Roman" w:hAnsi="Times New Roman" w:cs="Times New Roman"/>
          </w:rPr>
          <w:t>b</w:t>
        </w:r>
      </w:ins>
      <w:ins w:id="575" w:author="Elash, Brenden" w:date="2015-09-10T15:18:00Z">
        <w:r w:rsidR="00AD594D">
          <w:rPr>
            <w:rFonts w:ascii="Times New Roman" w:hAnsi="Times New Roman" w:cs="Times New Roman"/>
          </w:rPr>
          <w:t>) without a RF wave so</w:t>
        </w:r>
        <w:r w:rsidR="002C4A5B">
          <w:rPr>
            <w:rFonts w:ascii="Times New Roman" w:hAnsi="Times New Roman" w:cs="Times New Roman"/>
          </w:rPr>
          <w:t xml:space="preserve"> Bragg diffraction is </w:t>
        </w:r>
      </w:ins>
      <w:ins w:id="576" w:author="Elash, Brenden" w:date="2015-09-10T15:19:00Z">
        <w:r w:rsidR="002C4A5B">
          <w:rPr>
            <w:rFonts w:ascii="Times New Roman" w:hAnsi="Times New Roman" w:cs="Times New Roman"/>
          </w:rPr>
          <w:t>occurring</w:t>
        </w:r>
      </w:ins>
      <w:ins w:id="577" w:author="Elash, Brenden" w:date="2015-09-10T15:18:00Z">
        <w:r w:rsidR="002C4A5B">
          <w:rPr>
            <w:rFonts w:ascii="Times New Roman" w:hAnsi="Times New Roman" w:cs="Times New Roman"/>
          </w:rPr>
          <w:t>.</w:t>
        </w:r>
      </w:ins>
      <w:ins w:id="578" w:author="Elash, Brenden" w:date="2015-09-16T16:19:00Z">
        <w:r w:rsidR="00FD2AB2">
          <w:rPr>
            <w:rFonts w:ascii="Times New Roman" w:hAnsi="Times New Roman" w:cs="Times New Roman"/>
          </w:rPr>
          <w:t xml:space="preserve">  </w:t>
        </w:r>
      </w:ins>
      <w:ins w:id="579" w:author="Elash, Brenden" w:date="2015-09-10T15:19:00Z">
        <w:r w:rsidR="002C4A5B">
          <w:rPr>
            <w:rFonts w:ascii="Times New Roman" w:hAnsi="Times New Roman" w:cs="Times New Roman"/>
          </w:rPr>
          <w:t>Once again</w:t>
        </w:r>
      </w:ins>
      <w:ins w:id="580" w:author="Elash, Brenden" w:date="2015-09-10T15:18:00Z">
        <w:r w:rsidR="002C4A5B" w:rsidRPr="00222E24">
          <w:rPr>
            <w:rFonts w:ascii="Times New Roman" w:hAnsi="Times New Roman" w:cs="Times New Roman"/>
          </w:rPr>
          <w:t xml:space="preserve"> the first linear polarizer removes the ordinary polarization </w:t>
        </w:r>
        <w:r w:rsidR="002C4A5B">
          <w:rPr>
            <w:rFonts w:ascii="Times New Roman" w:hAnsi="Times New Roman" w:cs="Times New Roman"/>
          </w:rPr>
          <w:t>represented by the</w:t>
        </w:r>
        <w:r w:rsidR="002C4A5B" w:rsidRPr="00222E24">
          <w:rPr>
            <w:rFonts w:ascii="Times New Roman" w:hAnsi="Times New Roman" w:cs="Times New Roman"/>
          </w:rPr>
          <w:t xml:space="preserve"> dotted line and the second linear polarizer removes </w:t>
        </w:r>
      </w:ins>
      <w:ins w:id="581" w:author="Elash, Brenden" w:date="2015-09-10T15:19:00Z">
        <w:r w:rsidR="002C4A5B">
          <w:rPr>
            <w:rFonts w:ascii="Times New Roman" w:hAnsi="Times New Roman" w:cs="Times New Roman"/>
          </w:rPr>
          <w:t>the</w:t>
        </w:r>
      </w:ins>
      <w:ins w:id="582" w:author="Elash, Brenden" w:date="2015-09-16T16:19:00Z">
        <w:r w:rsidR="00FD2AB2">
          <w:rPr>
            <w:rFonts w:ascii="Times New Roman" w:hAnsi="Times New Roman" w:cs="Times New Roman"/>
          </w:rPr>
          <w:t xml:space="preserve"> </w:t>
        </w:r>
      </w:ins>
      <w:ins w:id="583" w:author="Elash, Brenden" w:date="2015-09-10T15:18:00Z">
        <w:r w:rsidR="002C4A5B" w:rsidRPr="00222E24">
          <w:rPr>
            <w:rFonts w:ascii="Times New Roman" w:hAnsi="Times New Roman" w:cs="Times New Roman"/>
          </w:rPr>
          <w:t>extraordinary light shown by the dashed line.</w:t>
        </w:r>
      </w:ins>
    </w:p>
    <w:p w14:paraId="04240883" w14:textId="77777777" w:rsidR="0033228C" w:rsidRPr="00222E24" w:rsidRDefault="00EC024E" w:rsidP="0033228C">
      <w:pPr>
        <w:spacing w:line="360" w:lineRule="auto"/>
        <w:jc w:val="both"/>
        <w:rPr>
          <w:ins w:id="584" w:author="Elash, Brenden" w:date="2015-09-16T16:06:00Z"/>
          <w:rFonts w:ascii="Times New Roman" w:hAnsi="Times New Roman" w:cs="Times New Roman"/>
        </w:rPr>
      </w:pPr>
      <w:r>
        <w:rPr>
          <w:rFonts w:ascii="Times New Roman" w:hAnsi="Times New Roman" w:cs="Times New Roman"/>
        </w:rPr>
        <w:br w:type="page"/>
      </w:r>
      <w:ins w:id="585" w:author="Elash, Brenden" w:date="2015-09-16T16:06:00Z">
        <w:r w:rsidR="0033228C">
          <w:rPr>
            <w:rFonts w:ascii="Times New Roman" w:hAnsi="Times New Roman" w:cs="Times New Roman"/>
            <w:noProof/>
            <w:lang w:eastAsia="en-CA"/>
          </w:rPr>
          <w:lastRenderedPageBreak/>
          <w:drawing>
            <wp:inline distT="0" distB="0" distL="0" distR="0" wp14:anchorId="4DBCC9F1" wp14:editId="5E9BFBB7">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ins>
    </w:p>
    <w:p w14:paraId="75674588" w14:textId="77777777" w:rsidR="0033228C" w:rsidRDefault="0033228C" w:rsidP="0033228C">
      <w:pPr>
        <w:spacing w:line="360" w:lineRule="auto"/>
        <w:jc w:val="both"/>
        <w:rPr>
          <w:ins w:id="586" w:author="Elash, Brenden" w:date="2015-09-16T16:06:00Z"/>
          <w:rFonts w:ascii="Times New Roman" w:hAnsi="Times New Roman" w:cs="Times New Roman"/>
        </w:rPr>
      </w:pPr>
      <w:ins w:id="587" w:author="Elash, Brenden" w:date="2015-09-16T16:06:00Z">
        <w:r>
          <w:rPr>
            <w:rFonts w:ascii="Times New Roman" w:hAnsi="Times New Roman" w:cs="Times New Roman"/>
          </w:rPr>
          <w:t xml:space="preserve">Figure 3: </w:t>
        </w:r>
        <w:r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Pr="00222E24">
          <w:rPr>
            <w:rFonts w:ascii="Times New Roman" w:hAnsi="Times New Roman" w:cs="Times New Roman"/>
          </w:rPr>
          <w:t xml:space="preserve"> field of view in blue with a float altitude of 35</w:t>
        </w:r>
        <w:r>
          <w:rPr>
            <w:rFonts w:ascii="Times New Roman" w:hAnsi="Times New Roman" w:cs="Times New Roman"/>
          </w:rPr>
          <w:t xml:space="preserve"> </w:t>
        </w:r>
        <w:r w:rsidRPr="00222E24">
          <w:rPr>
            <w:rFonts w:ascii="Times New Roman" w:hAnsi="Times New Roman" w:cs="Times New Roman"/>
          </w:rPr>
          <w:t xml:space="preserve">km. The green </w:t>
        </w:r>
        <w:r>
          <w:rPr>
            <w:rFonts w:ascii="Times New Roman" w:hAnsi="Times New Roman" w:cs="Times New Roman"/>
          </w:rPr>
          <w:t xml:space="preserve">line </w:t>
        </w:r>
        <w:r w:rsidRPr="00222E24">
          <w:rPr>
            <w:rFonts w:ascii="Times New Roman" w:hAnsi="Times New Roman" w:cs="Times New Roman"/>
          </w:rPr>
          <w:t>shows a typical vertical line</w:t>
        </w:r>
        <w:r>
          <w:rPr>
            <w:rFonts w:ascii="Times New Roman" w:hAnsi="Times New Roman" w:cs="Times New Roman"/>
          </w:rPr>
          <w:t>-</w:t>
        </w:r>
        <w:r w:rsidRPr="00222E24">
          <w:rPr>
            <w:rFonts w:ascii="Times New Roman" w:hAnsi="Times New Roman" w:cs="Times New Roman"/>
          </w:rPr>
          <w:t>of</w:t>
        </w:r>
        <w:r>
          <w:rPr>
            <w:rFonts w:ascii="Times New Roman" w:hAnsi="Times New Roman" w:cs="Times New Roman"/>
          </w:rPr>
          <w:t>-</w:t>
        </w:r>
        <w:r w:rsidRPr="00222E24">
          <w:rPr>
            <w:rFonts w:ascii="Times New Roman" w:hAnsi="Times New Roman" w:cs="Times New Roman"/>
          </w:rPr>
          <w:t>sight where the tangent point or altitude is set by the minimum distance between the</w:t>
        </w:r>
        <w:r>
          <w:rPr>
            <w:rFonts w:ascii="Times New Roman" w:hAnsi="Times New Roman" w:cs="Times New Roman"/>
          </w:rPr>
          <w:t xml:space="preserve"> earth and the line–of-sight.</w:t>
        </w:r>
      </w:ins>
    </w:p>
    <w:p w14:paraId="15E3583D" w14:textId="77777777" w:rsidR="0033228C" w:rsidRDefault="0033228C" w:rsidP="0033228C">
      <w:pPr>
        <w:rPr>
          <w:ins w:id="588" w:author="Elash, Brenden" w:date="2015-09-16T16:06:00Z"/>
          <w:rFonts w:ascii="Times New Roman" w:hAnsi="Times New Roman" w:cs="Times New Roman"/>
        </w:rPr>
      </w:pPr>
      <w:ins w:id="589" w:author="Elash, Brenden" w:date="2015-09-16T16:06:00Z">
        <w:r>
          <w:rPr>
            <w:rFonts w:ascii="Times New Roman" w:hAnsi="Times New Roman" w:cs="Times New Roman"/>
          </w:rPr>
          <w:br w:type="page"/>
        </w:r>
      </w:ins>
    </w:p>
    <w:p w14:paraId="4E4DE27A" w14:textId="74014FB7" w:rsidR="0033228C" w:rsidRDefault="00451617" w:rsidP="0033228C">
      <w:pPr>
        <w:spacing w:line="360" w:lineRule="auto"/>
        <w:jc w:val="both"/>
        <w:rPr>
          <w:ins w:id="590" w:author="Elash, Brenden" w:date="2015-09-16T16:10:00Z"/>
          <w:rFonts w:ascii="Times New Roman" w:hAnsi="Times New Roman" w:cs="Times New Roman"/>
        </w:rPr>
      </w:pPr>
      <w:ins w:id="591" w:author="Elash, Brenden" w:date="2015-09-16T17:14:00Z">
        <w:r>
          <w:rPr>
            <w:rFonts w:ascii="Times New Roman" w:hAnsi="Times New Roman" w:cs="Times New Roman"/>
            <w:noProof/>
            <w:lang w:eastAsia="en-CA"/>
          </w:rPr>
          <w:lastRenderedPageBreak/>
          <w:drawing>
            <wp:inline distT="0" distB="0" distL="0" distR="0" wp14:anchorId="750546EF" wp14:editId="248D41A2">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ins>
      <w:ins w:id="592" w:author="Elash, Brenden" w:date="2015-09-16T16:08:00Z">
        <w:r w:rsidR="0033228C">
          <w:rPr>
            <w:rFonts w:ascii="Times New Roman" w:hAnsi="Times New Roman" w:cs="Times New Roman"/>
          </w:rPr>
          <w:t xml:space="preserve">Figure 4: </w:t>
        </w:r>
        <w:r w:rsidR="0033228C" w:rsidRPr="00222E24">
          <w:rPr>
            <w:rFonts w:ascii="Times New Roman" w:hAnsi="Times New Roman" w:cs="Times New Roman"/>
          </w:rPr>
          <w:t>Ray Tracing diagram of the telescopic lens system for ALI simulated by Code V optical design software. The elements in the system are the following: (1) 150</w:t>
        </w:r>
        <w:r w:rsidR="0033228C">
          <w:rPr>
            <w:rFonts w:ascii="Times New Roman" w:hAnsi="Times New Roman" w:cs="Times New Roman"/>
          </w:rPr>
          <w:t xml:space="preserve"> </w:t>
        </w:r>
        <w:r w:rsidR="0033228C" w:rsidRPr="00222E24">
          <w:rPr>
            <w:rFonts w:ascii="Times New Roman" w:hAnsi="Times New Roman" w:cs="Times New Roman"/>
          </w:rPr>
          <w:t>mm</w:t>
        </w:r>
        <w:r w:rsidR="0033228C">
          <w:rPr>
            <w:rFonts w:ascii="Times New Roman" w:hAnsi="Times New Roman" w:cs="Times New Roman"/>
          </w:rPr>
          <w:t xml:space="preserve"> </w:t>
        </w:r>
        <w:r w:rsidR="0033228C" w:rsidRPr="00222E24">
          <w:rPr>
            <w:rFonts w:ascii="Times New Roman" w:hAnsi="Times New Roman" w:cs="Times New Roman"/>
          </w:rPr>
          <w:t xml:space="preserve">focal length plano-convex lens. (2) </w:t>
        </w:r>
      </w:ins>
      <w:ins w:id="593" w:author="Elash, Brenden" w:date="2015-09-16T17:14:00Z">
        <w:r>
          <w:rPr>
            <w:rFonts w:ascii="Times New Roman" w:hAnsi="Times New Roman" w:cs="Times New Roman"/>
          </w:rPr>
          <w:t>Field stop</w:t>
        </w:r>
      </w:ins>
      <w:ins w:id="594" w:author="Elash, Brenden" w:date="2015-09-16T16:08:00Z">
        <w:r w:rsidR="0033228C" w:rsidRPr="00222E24">
          <w:rPr>
            <w:rFonts w:ascii="Times New Roman" w:hAnsi="Times New Roman" w:cs="Times New Roman"/>
          </w:rPr>
          <w:t>. (3) 100</w:t>
        </w:r>
        <w:r w:rsidR="0033228C">
          <w:rPr>
            <w:rFonts w:ascii="Times New Roman" w:hAnsi="Times New Roman" w:cs="Times New Roman"/>
          </w:rPr>
          <w:t xml:space="preserve"> </w:t>
        </w:r>
        <w:r w:rsidR="0033228C" w:rsidRPr="00222E24">
          <w:rPr>
            <w:rFonts w:ascii="Times New Roman" w:hAnsi="Times New Roman" w:cs="Times New Roman"/>
          </w:rPr>
          <w:t>mm focal length plano-convex lens. (4) Vertical linear polarizer. (5) Brimrose AOTF. (6) Horizontal linear polarizer.</w:t>
        </w:r>
        <w:r w:rsidR="0033228C">
          <w:rPr>
            <w:rFonts w:ascii="Times New Roman" w:hAnsi="Times New Roman" w:cs="Times New Roman"/>
          </w:rPr>
          <w:t xml:space="preserve"> </w:t>
        </w:r>
        <w:r w:rsidR="0033228C" w:rsidRPr="00222E24">
          <w:rPr>
            <w:rFonts w:ascii="Times New Roman" w:hAnsi="Times New Roman" w:cs="Times New Roman"/>
          </w:rPr>
          <w:t>(7) 50.4</w:t>
        </w:r>
        <w:r w:rsidR="0033228C">
          <w:rPr>
            <w:rFonts w:ascii="Times New Roman" w:hAnsi="Times New Roman" w:cs="Times New Roman"/>
          </w:rPr>
          <w:t xml:space="preserve"> </w:t>
        </w:r>
        <w:r w:rsidR="0033228C" w:rsidRPr="00222E24">
          <w:rPr>
            <w:rFonts w:ascii="Times New Roman" w:hAnsi="Times New Roman" w:cs="Times New Roman"/>
          </w:rPr>
          <w:t xml:space="preserve">mm focal length </w:t>
        </w:r>
      </w:ins>
      <w:ins w:id="595" w:author="Elash, Brenden" w:date="2015-09-16T17:10:00Z">
        <w:r>
          <w:rPr>
            <w:rFonts w:ascii="Times New Roman" w:hAnsi="Times New Roman" w:cs="Times New Roman"/>
          </w:rPr>
          <w:t>bi</w:t>
        </w:r>
      </w:ins>
      <w:ins w:id="596" w:author="Elash, Brenden" w:date="2015-09-16T16:08:00Z">
        <w:r w:rsidR="0033228C" w:rsidRPr="00222E24">
          <w:rPr>
            <w:rFonts w:ascii="Times New Roman" w:hAnsi="Times New Roman" w:cs="Times New Roman"/>
          </w:rPr>
          <w:t>-</w:t>
        </w:r>
        <w:r w:rsidR="0033228C">
          <w:rPr>
            <w:rFonts w:ascii="Times New Roman" w:hAnsi="Times New Roman" w:cs="Times New Roman"/>
          </w:rPr>
          <w:t>convex lens. (8) Imaging plane.</w:t>
        </w:r>
      </w:ins>
    </w:p>
    <w:p w14:paraId="259DC31F" w14:textId="77777777" w:rsidR="0033228C" w:rsidRDefault="0033228C">
      <w:pPr>
        <w:rPr>
          <w:ins w:id="597" w:author="Elash, Brenden" w:date="2015-09-16T16:10:00Z"/>
          <w:rFonts w:ascii="Times New Roman" w:hAnsi="Times New Roman" w:cs="Times New Roman"/>
        </w:rPr>
      </w:pPr>
      <w:ins w:id="598" w:author="Elash, Brenden" w:date="2015-09-16T16:10:00Z">
        <w:r>
          <w:rPr>
            <w:rFonts w:ascii="Times New Roman" w:hAnsi="Times New Roman" w:cs="Times New Roman"/>
          </w:rPr>
          <w:br w:type="page"/>
        </w:r>
      </w:ins>
    </w:p>
    <w:p w14:paraId="064863E5" w14:textId="21147B2B" w:rsidR="00EC024E" w:rsidDel="0033228C" w:rsidRDefault="00EC024E">
      <w:pPr>
        <w:rPr>
          <w:del w:id="599" w:author="Elash, Brenden" w:date="2015-09-16T16:06:00Z"/>
          <w:rFonts w:ascii="Times New Roman" w:hAnsi="Times New Roman" w:cs="Times New Roman"/>
        </w:rPr>
      </w:pPr>
    </w:p>
    <w:p w14:paraId="0FEF73E4" w14:textId="39D043AE" w:rsidR="0033228C" w:rsidRDefault="00EC024E" w:rsidP="0033228C">
      <w:pPr>
        <w:spacing w:line="360" w:lineRule="auto"/>
        <w:jc w:val="both"/>
        <w:rPr>
          <w:ins w:id="600" w:author="Elash, Brenden" w:date="2015-09-16T16:10:00Z"/>
          <w:rFonts w:ascii="Times New Roman" w:hAnsi="Times New Roman" w:cs="Times New Roman"/>
        </w:rPr>
      </w:pPr>
      <w:del w:id="601" w:author="Elash, Brenden" w:date="2015-09-16T16:10:00Z">
        <w:r w:rsidDel="0033228C">
          <w:rPr>
            <w:rFonts w:ascii="Times New Roman" w:hAnsi="Times New Roman" w:cs="Times New Roman"/>
            <w:noProof/>
            <w:lang w:eastAsia="en-CA"/>
          </w:rPr>
          <w:lastRenderedPageBreak/>
          <w:drawing>
            <wp:inline distT="0" distB="0" distL="0" distR="0" wp14:anchorId="575E0F0A" wp14:editId="4E73D576">
              <wp:extent cx="2747065" cy="6240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del>
      <w:ins w:id="602" w:author="Elash, Brenden" w:date="2015-09-16T16:10:00Z">
        <w:r w:rsidR="0033228C">
          <w:rPr>
            <w:rFonts w:ascii="Times New Roman" w:hAnsi="Times New Roman" w:cs="Times New Roman"/>
            <w:noProof/>
            <w:lang w:eastAsia="en-CA"/>
          </w:rPr>
          <w:lastRenderedPageBreak/>
          <w:drawing>
            <wp:inline distT="0" distB="0" distL="0" distR="0" wp14:anchorId="44861DF7" wp14:editId="68385ACE">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ins>
    </w:p>
    <w:p w14:paraId="703DACF2" w14:textId="77777777" w:rsidR="0033228C" w:rsidRDefault="0033228C" w:rsidP="0033228C">
      <w:pPr>
        <w:spacing w:line="360" w:lineRule="auto"/>
        <w:jc w:val="both"/>
        <w:rPr>
          <w:ins w:id="603" w:author="Elash, Brenden" w:date="2015-09-16T16:10:00Z"/>
          <w:rFonts w:ascii="Times New Roman" w:hAnsi="Times New Roman" w:cs="Times New Roman"/>
        </w:rPr>
      </w:pPr>
      <w:ins w:id="604" w:author="Elash, Brenden" w:date="2015-09-16T16:10:00Z">
        <w:r>
          <w:rPr>
            <w:rFonts w:ascii="Times New Roman" w:hAnsi="Times New Roman" w:cs="Times New Roman"/>
          </w:rPr>
          <w:t xml:space="preserve">Figure 5: </w:t>
        </w:r>
        <w:r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ins>
    </w:p>
    <w:p w14:paraId="0920A5D2" w14:textId="77777777" w:rsidR="0033228C" w:rsidRDefault="0033228C" w:rsidP="0033228C">
      <w:pPr>
        <w:rPr>
          <w:ins w:id="605" w:author="Elash, Brenden" w:date="2015-09-16T16:10:00Z"/>
          <w:rFonts w:ascii="Times New Roman" w:hAnsi="Times New Roman" w:cs="Times New Roman"/>
        </w:rPr>
      </w:pPr>
      <w:ins w:id="606" w:author="Elash, Brenden" w:date="2015-09-16T16:10:00Z">
        <w:r>
          <w:rPr>
            <w:rFonts w:ascii="Times New Roman" w:hAnsi="Times New Roman" w:cs="Times New Roman"/>
          </w:rPr>
          <w:br w:type="page"/>
        </w:r>
      </w:ins>
    </w:p>
    <w:p w14:paraId="222CF527" w14:textId="20975D5D" w:rsidR="00F31679" w:rsidRPr="00222E24" w:rsidRDefault="0033228C" w:rsidP="00ED1708">
      <w:pPr>
        <w:spacing w:line="360" w:lineRule="auto"/>
        <w:jc w:val="both"/>
        <w:rPr>
          <w:rFonts w:ascii="Times New Roman" w:hAnsi="Times New Roman" w:cs="Times New Roman"/>
        </w:rPr>
      </w:pPr>
      <w:ins w:id="607" w:author="Elash, Brenden" w:date="2015-09-16T16:10:00Z">
        <w:r>
          <w:rPr>
            <w:rFonts w:ascii="Times New Roman" w:hAnsi="Times New Roman" w:cs="Times New Roman"/>
            <w:noProof/>
            <w:lang w:eastAsia="en-CA"/>
          </w:rPr>
          <w:lastRenderedPageBreak/>
          <w:drawing>
            <wp:inline distT="0" distB="0" distL="0" distR="0" wp14:anchorId="69E569C9" wp14:editId="21183C48">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ins>
    </w:p>
    <w:p w14:paraId="31C58C0C" w14:textId="4B8C1E83" w:rsidR="00EC024E" w:rsidRDefault="00EC024E" w:rsidP="00EC024E">
      <w:pPr>
        <w:spacing w:line="360" w:lineRule="auto"/>
        <w:jc w:val="both"/>
        <w:rPr>
          <w:ins w:id="608" w:author="Elash, Brenden" w:date="2015-09-16T16:12:00Z"/>
          <w:rFonts w:ascii="Times New Roman" w:hAnsi="Times New Roman" w:cs="Times New Roman"/>
        </w:rPr>
      </w:pPr>
      <w:r>
        <w:rPr>
          <w:rFonts w:ascii="Times New Roman" w:hAnsi="Times New Roman" w:cs="Times New Roman"/>
        </w:rPr>
        <w:t xml:space="preserve">Figure </w:t>
      </w:r>
      <w:del w:id="609" w:author="Elash, Brenden" w:date="2015-09-16T16:12:00Z">
        <w:r w:rsidDel="00000575">
          <w:rPr>
            <w:rFonts w:ascii="Times New Roman" w:hAnsi="Times New Roman" w:cs="Times New Roman"/>
          </w:rPr>
          <w:delText>3</w:delText>
        </w:r>
      </w:del>
      <w:ins w:id="610" w:author="Elash, Brenden" w:date="2015-09-16T16:12:00Z">
        <w:r w:rsidR="00000575">
          <w:rPr>
            <w:rFonts w:ascii="Times New Roman" w:hAnsi="Times New Roman" w:cs="Times New Roman"/>
          </w:rPr>
          <w:t>6</w:t>
        </w:r>
      </w:ins>
      <w:r>
        <w:rPr>
          <w:rFonts w:ascii="Times New Roman" w:hAnsi="Times New Roman" w:cs="Times New Roman"/>
        </w:rPr>
        <w:t xml:space="preserve">: </w:t>
      </w:r>
      <w:r w:rsidR="00F31679" w:rsidRPr="00222E24">
        <w:rPr>
          <w:rFonts w:ascii="Times New Roman" w:hAnsi="Times New Roman" w:cs="Times New Roman"/>
        </w:rPr>
        <w:t xml:space="preserve">(a) A </w:t>
      </w:r>
      <w:del w:id="611" w:author="Elash, Brenden" w:date="2015-09-16T17:15:00Z">
        <w:r w:rsidR="00F31679" w:rsidRPr="00222E24" w:rsidDel="00451617">
          <w:rPr>
            <w:rFonts w:ascii="Times New Roman" w:hAnsi="Times New Roman" w:cs="Times New Roman"/>
          </w:rPr>
          <w:delText>row averaged image</w:delText>
        </w:r>
      </w:del>
      <w:ins w:id="612" w:author="Elash, Brenden" w:date="2015-09-16T17:15:00Z">
        <w:r w:rsidR="00451617">
          <w:rPr>
            <w:rFonts w:ascii="Times New Roman" w:hAnsi="Times New Roman" w:cs="Times New Roman"/>
          </w:rPr>
          <w:t>spectrum</w:t>
        </w:r>
      </w:ins>
      <w:r w:rsidR="00F31679" w:rsidRPr="00222E24">
        <w:rPr>
          <w:rFonts w:ascii="Times New Roman" w:hAnsi="Times New Roman" w:cs="Times New Roman"/>
        </w:rPr>
        <w:t xml:space="preserve"> taken from the AOTF </w:t>
      </w:r>
      <w:del w:id="613" w:author="Elash, Brenden" w:date="2015-09-16T17:15:00Z">
        <w:r w:rsidR="00452B79" w:rsidDel="00451617">
          <w:rPr>
            <w:rFonts w:ascii="Times New Roman" w:hAnsi="Times New Roman" w:cs="Times New Roman"/>
          </w:rPr>
          <w:delText xml:space="preserve">of </w:delText>
        </w:r>
      </w:del>
      <w:ins w:id="614" w:author="Elash, Brenden" w:date="2015-09-16T17:15:00Z">
        <w:r w:rsidR="00451617">
          <w:rPr>
            <w:rFonts w:ascii="Times New Roman" w:hAnsi="Times New Roman" w:cs="Times New Roman"/>
          </w:rPr>
          <w:t xml:space="preserve">from </w:t>
        </w:r>
      </w:ins>
      <w:r w:rsidR="00452B79">
        <w:rPr>
          <w:rFonts w:ascii="Times New Roman" w:hAnsi="Times New Roman" w:cs="Times New Roman"/>
        </w:rPr>
        <w:t>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r w:rsidR="00F31679" w:rsidRPr="00222E24">
        <w:rPr>
          <w:rFonts w:ascii="Times New Roman" w:hAnsi="Times New Roman" w:cs="Times New Roman"/>
        </w:rPr>
        <w:t xml:space="preserve">MHz.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w:t>
      </w:r>
      <w:del w:id="615" w:author="Elash, Brenden" w:date="2015-09-16T17:16:00Z">
        <w:r w:rsidR="00452B79" w:rsidRPr="00222E24" w:rsidDel="004605CB">
          <w:rPr>
            <w:rFonts w:ascii="Times New Roman" w:hAnsi="Times New Roman" w:cs="Times New Roman"/>
          </w:rPr>
          <w:delText>RF versus the diffracted wavelength</w:delText>
        </w:r>
      </w:del>
      <w:ins w:id="616" w:author="Elash, Brenden" w:date="2015-09-16T17:16:00Z">
        <w:r w:rsidR="004605CB">
          <w:rPr>
            <w:rFonts w:ascii="Times New Roman" w:hAnsi="Times New Roman" w:cs="Times New Roman"/>
          </w:rPr>
          <w:t>tuning curve</w:t>
        </w:r>
      </w:ins>
      <w:r w:rsidR="00452B79" w:rsidRPr="00222E24">
        <w:rPr>
          <w:rFonts w:ascii="Times New Roman" w:hAnsi="Times New Roman" w:cs="Times New Roman"/>
        </w:rPr>
        <w:t xml:space="preserve">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xml:space="preserve">) The </w:t>
      </w:r>
      <w:del w:id="617" w:author="Elash, Brenden" w:date="2015-09-16T17:16:00Z">
        <w:r w:rsidR="00F31679" w:rsidRPr="00222E24" w:rsidDel="004605CB">
          <w:rPr>
            <w:rFonts w:ascii="Times New Roman" w:hAnsi="Times New Roman" w:cs="Times New Roman"/>
          </w:rPr>
          <w:delText xml:space="preserve">FWHM </w:delText>
        </w:r>
      </w:del>
      <w:ins w:id="618" w:author="Elash, Brenden" w:date="2015-09-16T17:16:00Z">
        <w:r w:rsidR="004605CB">
          <w:rPr>
            <w:rFonts w:ascii="Times New Roman" w:hAnsi="Times New Roman" w:cs="Times New Roman"/>
          </w:rPr>
          <w:t>full width half max</w:t>
        </w:r>
        <w:r w:rsidR="004605CB" w:rsidRPr="00222E24">
          <w:rPr>
            <w:rFonts w:ascii="Times New Roman" w:hAnsi="Times New Roman" w:cs="Times New Roman"/>
          </w:rPr>
          <w:t xml:space="preserve"> </w:t>
        </w:r>
      </w:ins>
      <w:r w:rsidR="00F31679" w:rsidRPr="00222E24">
        <w:rPr>
          <w:rFonts w:ascii="Times New Roman" w:hAnsi="Times New Roman" w:cs="Times New Roman"/>
        </w:rPr>
        <w:t xml:space="preserve">for each of the determined wavelengths for the AOTF. The </w:t>
      </w:r>
      <w:del w:id="619" w:author="Elash, Brenden" w:date="2015-09-16T17:16:00Z">
        <w:r w:rsidR="00F31679" w:rsidRPr="00222E24" w:rsidDel="004605CB">
          <w:rPr>
            <w:rFonts w:ascii="Times New Roman" w:hAnsi="Times New Roman" w:cs="Times New Roman"/>
          </w:rPr>
          <w:delText xml:space="preserve">FWHM </w:delText>
        </w:r>
      </w:del>
      <w:ins w:id="620" w:author="Elash, Brenden" w:date="2015-09-16T17:16:00Z">
        <w:r w:rsidR="004605CB">
          <w:rPr>
            <w:rFonts w:ascii="Times New Roman" w:hAnsi="Times New Roman" w:cs="Times New Roman"/>
          </w:rPr>
          <w:t>full width half max</w:t>
        </w:r>
        <w:r w:rsidR="004605CB" w:rsidRPr="00222E24">
          <w:rPr>
            <w:rFonts w:ascii="Times New Roman" w:hAnsi="Times New Roman" w:cs="Times New Roman"/>
          </w:rPr>
          <w:t xml:space="preserve"> </w:t>
        </w:r>
      </w:ins>
      <w:r w:rsidR="00F31679" w:rsidRPr="00222E24">
        <w:rPr>
          <w:rFonts w:ascii="Times New Roman" w:hAnsi="Times New Roman" w:cs="Times New Roman"/>
        </w:rPr>
        <w:t>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the </w:t>
      </w:r>
      <w:del w:id="621" w:author="Elash, Brenden" w:date="2015-09-16T17:16:00Z">
        <w:r w:rsidR="00F31679" w:rsidRPr="00222E24" w:rsidDel="004605CB">
          <w:rPr>
            <w:rFonts w:ascii="Times New Roman" w:hAnsi="Times New Roman" w:cs="Times New Roman"/>
          </w:rPr>
          <w:delText xml:space="preserve">FWHM </w:delText>
        </w:r>
      </w:del>
      <w:ins w:id="622" w:author="Elash, Brenden" w:date="2015-09-16T17:16:00Z">
        <w:r w:rsidR="004605CB">
          <w:rPr>
            <w:rFonts w:ascii="Times New Roman" w:hAnsi="Times New Roman" w:cs="Times New Roman"/>
          </w:rPr>
          <w:t>it</w:t>
        </w:r>
        <w:r w:rsidR="004605CB" w:rsidRPr="00222E24">
          <w:rPr>
            <w:rFonts w:ascii="Times New Roman" w:hAnsi="Times New Roman" w:cs="Times New Roman"/>
          </w:rPr>
          <w:t xml:space="preserve"> </w:t>
        </w:r>
      </w:ins>
      <w:r w:rsidR="00F31679" w:rsidRPr="00222E24">
        <w:rPr>
          <w:rFonts w:ascii="Times New Roman" w:hAnsi="Times New Roman" w:cs="Times New Roman"/>
        </w:rPr>
        <w:t xml:space="preserve">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14:paraId="58FB2DA1" w14:textId="77777777" w:rsidR="00000575" w:rsidRDefault="00000575" w:rsidP="00000575">
      <w:pPr>
        <w:spacing w:line="360" w:lineRule="auto"/>
        <w:jc w:val="both"/>
        <w:rPr>
          <w:moveTo w:id="623" w:author="Elash, Brenden" w:date="2015-09-16T16:12:00Z"/>
          <w:rFonts w:ascii="Times New Roman" w:hAnsi="Times New Roman" w:cs="Times New Roman"/>
        </w:rPr>
      </w:pPr>
      <w:moveToRangeStart w:id="624" w:author="Elash, Brenden" w:date="2015-09-16T16:12:00Z" w:name="move430183297"/>
      <w:moveTo w:id="625" w:author="Elash, Brenden" w:date="2015-09-16T16:12:00Z">
        <w:r>
          <w:rPr>
            <w:rFonts w:ascii="Times New Roman" w:hAnsi="Times New Roman" w:cs="Times New Roman"/>
            <w:noProof/>
            <w:lang w:eastAsia="en-CA"/>
          </w:rPr>
          <w:lastRenderedPageBreak/>
          <w:drawing>
            <wp:inline distT="0" distB="0" distL="0" distR="0" wp14:anchorId="5607E432" wp14:editId="07CA2689">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moveTo>
    </w:p>
    <w:p w14:paraId="371259B2" w14:textId="5AD5D215" w:rsidR="00000575" w:rsidRDefault="00000575" w:rsidP="00000575">
      <w:pPr>
        <w:spacing w:line="360" w:lineRule="auto"/>
        <w:jc w:val="both"/>
        <w:rPr>
          <w:ins w:id="626" w:author="Elash, Brenden" w:date="2015-09-16T16:12:00Z"/>
          <w:rFonts w:ascii="Times New Roman" w:hAnsi="Times New Roman" w:cs="Times New Roman"/>
        </w:rPr>
      </w:pPr>
      <w:moveTo w:id="627" w:author="Elash, Brenden" w:date="2015-09-16T16:12:00Z">
        <w:r>
          <w:rPr>
            <w:rFonts w:ascii="Times New Roman" w:hAnsi="Times New Roman" w:cs="Times New Roman"/>
          </w:rPr>
          <w:t xml:space="preserve">Figure </w:t>
        </w:r>
        <w:del w:id="628" w:author="Elash, Brenden" w:date="2015-09-16T16:13:00Z">
          <w:r w:rsidDel="00000575">
            <w:rPr>
              <w:rFonts w:ascii="Times New Roman" w:hAnsi="Times New Roman" w:cs="Times New Roman"/>
            </w:rPr>
            <w:delText>15</w:delText>
          </w:r>
        </w:del>
      </w:moveTo>
      <w:ins w:id="629" w:author="Elash, Brenden" w:date="2015-09-16T16:13:00Z">
        <w:r>
          <w:rPr>
            <w:rFonts w:ascii="Times New Roman" w:hAnsi="Times New Roman" w:cs="Times New Roman"/>
          </w:rPr>
          <w:t>7</w:t>
        </w:r>
      </w:ins>
      <w:moveTo w:id="630" w:author="Elash, Brenden" w:date="2015-09-16T16:12:00Z">
        <w:r>
          <w:rPr>
            <w:rFonts w:ascii="Times New Roman" w:hAnsi="Times New Roman" w:cs="Times New Roman"/>
          </w:rPr>
          <w:t xml:space="preserve">: </w:t>
        </w:r>
      </w:moveTo>
      <w:ins w:id="631" w:author="Elash, Brenden" w:date="2015-09-16T17:16:00Z">
        <w:r w:rsidR="00B56428">
          <w:rPr>
            <w:rFonts w:ascii="Times New Roman" w:hAnsi="Times New Roman" w:cs="Times New Roman"/>
          </w:rPr>
          <w:t xml:space="preserve">A calibration </w:t>
        </w:r>
      </w:ins>
      <w:moveTo w:id="632" w:author="Elash, Brenden" w:date="2015-09-16T16:12:00Z">
        <w:del w:id="633" w:author="Elash, Brenden" w:date="2015-09-16T17:16:00Z">
          <w:r w:rsidDel="00B56428">
            <w:rPr>
              <w:rFonts w:ascii="Times New Roman" w:hAnsi="Times New Roman" w:cs="Times New Roman"/>
            </w:rPr>
            <w:delText>I</w:delText>
          </w:r>
        </w:del>
      </w:moveTo>
      <w:ins w:id="634" w:author="Elash, Brenden" w:date="2015-09-16T17:16:00Z">
        <w:r w:rsidR="00B56428">
          <w:rPr>
            <w:rFonts w:ascii="Times New Roman" w:hAnsi="Times New Roman" w:cs="Times New Roman"/>
          </w:rPr>
          <w:t>i</w:t>
        </w:r>
      </w:ins>
      <w:moveTo w:id="635" w:author="Elash, Brenden" w:date="2015-09-16T16:12:00Z">
        <w:r>
          <w:rPr>
            <w:rFonts w:ascii="Times New Roman" w:hAnsi="Times New Roman" w:cs="Times New Roman"/>
          </w:rPr>
          <w:t>mage after stray light removal has been performed where the measured wavelength is 750 nm with a 1 second exposure time. Vignetting can be seen as moving away from center of the image. Additionally the last 1</w:t>
        </w:r>
        <w:r>
          <w:rPr>
            <w:rFonts w:ascii="Times New Roman" w:hAnsi="Times New Roman" w:cs="Times New Roman"/>
            <w:vertAlign w:val="superscript"/>
          </w:rPr>
          <w:t>o</w:t>
        </w:r>
        <w:r>
          <w:rPr>
            <w:rFonts w:ascii="Times New Roman" w:hAnsi="Times New Roman" w:cs="Times New Roman"/>
          </w:rPr>
          <w:t xml:space="preserve"> of the </w:t>
        </w:r>
        <w:del w:id="636" w:author="Elash, Brenden" w:date="2015-09-16T17:17:00Z">
          <w:r w:rsidDel="00B56428">
            <w:rPr>
              <w:rFonts w:ascii="Times New Roman" w:hAnsi="Times New Roman" w:cs="Times New Roman"/>
            </w:rPr>
            <w:delText>view</w:delText>
          </w:r>
        </w:del>
      </w:moveTo>
      <w:ins w:id="637" w:author="Elash, Brenden" w:date="2015-09-16T17:17:00Z">
        <w:r w:rsidR="00B56428">
          <w:rPr>
            <w:rFonts w:ascii="Times New Roman" w:hAnsi="Times New Roman" w:cs="Times New Roman"/>
          </w:rPr>
          <w:t xml:space="preserve"> horizontal field</w:t>
        </w:r>
      </w:ins>
      <w:moveTo w:id="638" w:author="Elash, Brenden" w:date="2015-09-16T16:12:00Z">
        <w:r>
          <w:rPr>
            <w:rFonts w:ascii="Times New Roman" w:hAnsi="Times New Roman" w:cs="Times New Roman"/>
          </w:rPr>
          <w:t xml:space="preserve"> of view is </w:t>
        </w:r>
      </w:moveTo>
      <w:ins w:id="639" w:author="Elash, Brenden" w:date="2015-09-16T17:17:00Z">
        <w:r w:rsidR="00B56428">
          <w:rPr>
            <w:rFonts w:ascii="Times New Roman" w:hAnsi="Times New Roman" w:cs="Times New Roman"/>
          </w:rPr>
          <w:t xml:space="preserve">on the right side is </w:t>
        </w:r>
      </w:ins>
      <w:moveTo w:id="640" w:author="Elash, Brenden" w:date="2015-09-16T16:12:00Z">
        <w:r>
          <w:rPr>
            <w:rFonts w:ascii="Times New Roman" w:hAnsi="Times New Roman" w:cs="Times New Roman"/>
          </w:rPr>
          <w:t>lost due to strong contamination from reflections within the system.</w:t>
        </w:r>
      </w:moveTo>
    </w:p>
    <w:p w14:paraId="08D93895" w14:textId="77777777" w:rsidR="00000575" w:rsidRDefault="00000575">
      <w:pPr>
        <w:rPr>
          <w:ins w:id="641" w:author="Elash, Brenden" w:date="2015-09-16T16:12:00Z"/>
          <w:rFonts w:ascii="Times New Roman" w:hAnsi="Times New Roman" w:cs="Times New Roman"/>
        </w:rPr>
      </w:pPr>
      <w:ins w:id="642" w:author="Elash, Brenden" w:date="2015-09-16T16:12:00Z">
        <w:r>
          <w:rPr>
            <w:rFonts w:ascii="Times New Roman" w:hAnsi="Times New Roman" w:cs="Times New Roman"/>
          </w:rPr>
          <w:br w:type="page"/>
        </w:r>
      </w:ins>
    </w:p>
    <w:p w14:paraId="1DB8A4A5" w14:textId="622CC1CF" w:rsidR="00000575" w:rsidDel="00000575" w:rsidRDefault="00000575" w:rsidP="00000575">
      <w:pPr>
        <w:spacing w:line="360" w:lineRule="auto"/>
        <w:jc w:val="both"/>
        <w:rPr>
          <w:del w:id="643" w:author="Elash, Brenden" w:date="2015-09-16T16:12:00Z"/>
          <w:moveTo w:id="644" w:author="Elash, Brenden" w:date="2015-09-16T16:12:00Z"/>
          <w:rFonts w:ascii="Times New Roman" w:hAnsi="Times New Roman" w:cs="Times New Roman"/>
        </w:rPr>
      </w:pPr>
    </w:p>
    <w:moveToRangeEnd w:id="624"/>
    <w:p w14:paraId="4BBE276C" w14:textId="6A141A75" w:rsidR="00000575" w:rsidDel="00000575" w:rsidRDefault="00000575" w:rsidP="00EC024E">
      <w:pPr>
        <w:spacing w:line="360" w:lineRule="auto"/>
        <w:jc w:val="both"/>
        <w:rPr>
          <w:del w:id="645" w:author="Elash, Brenden" w:date="2015-09-16T16:12:00Z"/>
          <w:rFonts w:ascii="Times New Roman" w:hAnsi="Times New Roman" w:cs="Times New Roman"/>
        </w:rPr>
      </w:pPr>
    </w:p>
    <w:p w14:paraId="029A68A7" w14:textId="70CB8BEC" w:rsidR="00F31679" w:rsidRPr="00222E24" w:rsidDel="0033228C" w:rsidRDefault="00EC024E" w:rsidP="00ED1708">
      <w:pPr>
        <w:spacing w:line="360" w:lineRule="auto"/>
        <w:jc w:val="both"/>
        <w:rPr>
          <w:del w:id="646" w:author="Elash, Brenden" w:date="2015-09-16T16:06:00Z"/>
          <w:rFonts w:ascii="Times New Roman" w:hAnsi="Times New Roman" w:cs="Times New Roman"/>
        </w:rPr>
      </w:pPr>
      <w:del w:id="647" w:author="Elash, Brenden" w:date="2015-09-16T16:06:00Z">
        <w:r w:rsidDel="0033228C">
          <w:rPr>
            <w:rFonts w:ascii="Times New Roman" w:hAnsi="Times New Roman" w:cs="Times New Roman"/>
            <w:noProof/>
            <w:lang w:eastAsia="en-CA"/>
          </w:rPr>
          <w:drawing>
            <wp:inline distT="0" distB="0" distL="0" distR="0" wp14:anchorId="4CD1001C" wp14:editId="08FE0FC3">
              <wp:extent cx="594360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del>
    </w:p>
    <w:p w14:paraId="78AD7C4C" w14:textId="2E36DF59" w:rsidR="00EC024E" w:rsidDel="0033228C" w:rsidRDefault="00EC024E" w:rsidP="00ED1708">
      <w:pPr>
        <w:spacing w:line="360" w:lineRule="auto"/>
        <w:jc w:val="both"/>
        <w:rPr>
          <w:del w:id="648" w:author="Elash, Brenden" w:date="2015-09-16T16:06:00Z"/>
          <w:rFonts w:ascii="Times New Roman" w:hAnsi="Times New Roman" w:cs="Times New Roman"/>
        </w:rPr>
      </w:pPr>
      <w:del w:id="649" w:author="Elash, Brenden" w:date="2015-09-16T16:06:00Z">
        <w:r w:rsidDel="0033228C">
          <w:rPr>
            <w:rFonts w:ascii="Times New Roman" w:hAnsi="Times New Roman" w:cs="Times New Roman"/>
          </w:rPr>
          <w:delText xml:space="preserve">Figure 4: </w:delText>
        </w:r>
        <w:r w:rsidR="00F31679" w:rsidRPr="00222E24" w:rsidDel="0033228C">
          <w:rPr>
            <w:rFonts w:ascii="Times New Roman" w:hAnsi="Times New Roman" w:cs="Times New Roman"/>
          </w:rPr>
          <w:delText>ALI in a stratospheric balloon geometry showing the complete 6</w:delText>
        </w:r>
        <w:r w:rsidDel="0033228C">
          <w:rPr>
            <w:rFonts w:ascii="Times New Roman" w:hAnsi="Times New Roman" w:cs="Times New Roman"/>
            <w:vertAlign w:val="superscript"/>
          </w:rPr>
          <w:delText>o</w:delText>
        </w:r>
        <w:r w:rsidR="00F31679" w:rsidRPr="00222E24" w:rsidDel="0033228C">
          <w:rPr>
            <w:rFonts w:ascii="Times New Roman" w:hAnsi="Times New Roman" w:cs="Times New Roman"/>
          </w:rPr>
          <w:delText xml:space="preserve"> field of view in blue with a float altitude of 35</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 xml:space="preserve">km. The green </w:delText>
        </w:r>
        <w:r w:rsidR="00AE7C87" w:rsidDel="0033228C">
          <w:rPr>
            <w:rFonts w:ascii="Times New Roman" w:hAnsi="Times New Roman" w:cs="Times New Roman"/>
          </w:rPr>
          <w:delText xml:space="preserve">line </w:delText>
        </w:r>
        <w:r w:rsidR="00F31679" w:rsidRPr="00222E24" w:rsidDel="0033228C">
          <w:rPr>
            <w:rFonts w:ascii="Times New Roman" w:hAnsi="Times New Roman" w:cs="Times New Roman"/>
          </w:rPr>
          <w:delText>shows a typical vertical line</w:delText>
        </w:r>
      </w:del>
      <w:del w:id="650" w:author="Elash, Brenden" w:date="2015-09-15T11:30:00Z">
        <w:r w:rsidR="00F31679" w:rsidRPr="00222E24" w:rsidDel="00F84A87">
          <w:rPr>
            <w:rFonts w:ascii="Times New Roman" w:hAnsi="Times New Roman" w:cs="Times New Roman"/>
          </w:rPr>
          <w:delText xml:space="preserve"> </w:delText>
        </w:r>
      </w:del>
      <w:del w:id="651" w:author="Elash, Brenden" w:date="2015-09-16T16:06:00Z">
        <w:r w:rsidR="00F31679" w:rsidRPr="00222E24" w:rsidDel="0033228C">
          <w:rPr>
            <w:rFonts w:ascii="Times New Roman" w:hAnsi="Times New Roman" w:cs="Times New Roman"/>
          </w:rPr>
          <w:delText>of</w:delText>
        </w:r>
      </w:del>
      <w:del w:id="652" w:author="Elash, Brenden" w:date="2015-09-15T11:30:00Z">
        <w:r w:rsidR="00F31679" w:rsidRPr="00222E24" w:rsidDel="00F84A87">
          <w:rPr>
            <w:rFonts w:ascii="Times New Roman" w:hAnsi="Times New Roman" w:cs="Times New Roman"/>
          </w:rPr>
          <w:delText xml:space="preserve"> </w:delText>
        </w:r>
      </w:del>
      <w:del w:id="653" w:author="Elash, Brenden" w:date="2015-09-16T16:06:00Z">
        <w:r w:rsidR="00F31679" w:rsidRPr="00222E24" w:rsidDel="0033228C">
          <w:rPr>
            <w:rFonts w:ascii="Times New Roman" w:hAnsi="Times New Roman" w:cs="Times New Roman"/>
          </w:rPr>
          <w:delText>sight where the tangent point or altitude is set by the minimum distance between the</w:delText>
        </w:r>
        <w:r w:rsidDel="0033228C">
          <w:rPr>
            <w:rFonts w:ascii="Times New Roman" w:hAnsi="Times New Roman" w:cs="Times New Roman"/>
          </w:rPr>
          <w:delText xml:space="preserve"> earth and the line</w:delText>
        </w:r>
      </w:del>
      <w:del w:id="654" w:author="Elash, Brenden" w:date="2015-09-15T11:30:00Z">
        <w:r w:rsidDel="00F84A87">
          <w:rPr>
            <w:rFonts w:ascii="Times New Roman" w:hAnsi="Times New Roman" w:cs="Times New Roman"/>
          </w:rPr>
          <w:delText xml:space="preserve"> </w:delText>
        </w:r>
      </w:del>
      <w:del w:id="655" w:author="Elash, Brenden" w:date="2015-09-16T16:06:00Z">
        <w:r w:rsidDel="0033228C">
          <w:rPr>
            <w:rFonts w:ascii="Times New Roman" w:hAnsi="Times New Roman" w:cs="Times New Roman"/>
          </w:rPr>
          <w:delText>of</w:delText>
        </w:r>
      </w:del>
      <w:del w:id="656" w:author="Elash, Brenden" w:date="2015-09-15T11:30:00Z">
        <w:r w:rsidDel="00F84A87">
          <w:rPr>
            <w:rFonts w:ascii="Times New Roman" w:hAnsi="Times New Roman" w:cs="Times New Roman"/>
          </w:rPr>
          <w:delText xml:space="preserve"> </w:delText>
        </w:r>
      </w:del>
      <w:del w:id="657" w:author="Elash, Brenden" w:date="2015-09-16T16:06:00Z">
        <w:r w:rsidDel="0033228C">
          <w:rPr>
            <w:rFonts w:ascii="Times New Roman" w:hAnsi="Times New Roman" w:cs="Times New Roman"/>
          </w:rPr>
          <w:delText>sight.</w:delText>
        </w:r>
      </w:del>
    </w:p>
    <w:p w14:paraId="32866134" w14:textId="0A2337E5" w:rsidR="00EC024E" w:rsidDel="0033228C" w:rsidRDefault="00EC024E">
      <w:pPr>
        <w:rPr>
          <w:del w:id="658" w:author="Elash, Brenden" w:date="2015-09-16T16:06:00Z"/>
          <w:rFonts w:ascii="Times New Roman" w:hAnsi="Times New Roman" w:cs="Times New Roman"/>
        </w:rPr>
      </w:pPr>
      <w:del w:id="659" w:author="Elash, Brenden" w:date="2015-09-16T16:06:00Z">
        <w:r w:rsidDel="0033228C">
          <w:rPr>
            <w:rFonts w:ascii="Times New Roman" w:hAnsi="Times New Roman" w:cs="Times New Roman"/>
          </w:rPr>
          <w:br w:type="page"/>
        </w:r>
      </w:del>
    </w:p>
    <w:p w14:paraId="684BE087" w14:textId="47BD9019" w:rsidR="00EC024E" w:rsidDel="0033228C" w:rsidRDefault="00EC024E" w:rsidP="00ED1708">
      <w:pPr>
        <w:spacing w:line="360" w:lineRule="auto"/>
        <w:jc w:val="both"/>
        <w:rPr>
          <w:del w:id="660" w:author="Elash, Brenden" w:date="2015-09-16T16:08:00Z"/>
          <w:rFonts w:ascii="Times New Roman" w:hAnsi="Times New Roman" w:cs="Times New Roman"/>
        </w:rPr>
      </w:pPr>
      <w:del w:id="661" w:author="Elash, Brenden" w:date="2015-09-16T16:08:00Z">
        <w:r w:rsidDel="0033228C">
          <w:rPr>
            <w:rFonts w:ascii="Times New Roman" w:hAnsi="Times New Roman" w:cs="Times New Roman"/>
            <w:noProof/>
            <w:lang w:eastAsia="en-CA"/>
          </w:rPr>
          <w:lastRenderedPageBreak/>
          <w:drawing>
            <wp:inline distT="0" distB="0" distL="0" distR="0" wp14:anchorId="15AF5A4C" wp14:editId="0327E0C4">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TelescopicRayTrac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r w:rsidDel="0033228C">
          <w:rPr>
            <w:rFonts w:ascii="Times New Roman" w:hAnsi="Times New Roman" w:cs="Times New Roman"/>
          </w:rPr>
          <w:delText xml:space="preserve">Figure 5: </w:delText>
        </w:r>
        <w:r w:rsidR="00F31679" w:rsidRPr="00222E24" w:rsidDel="0033228C">
          <w:rPr>
            <w:rFonts w:ascii="Times New Roman" w:hAnsi="Times New Roman" w:cs="Times New Roman"/>
          </w:rPr>
          <w:delText>Ray Tracing diagram of the telescopic lens system for ALI simulated by Code V optical design software. The elements in the system are the following: (1) 150</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w:delText>
        </w:r>
        <w:r w:rsidDel="0033228C">
          <w:rPr>
            <w:rFonts w:ascii="Times New Roman" w:hAnsi="Times New Roman" w:cs="Times New Roman"/>
          </w:rPr>
          <w:delText xml:space="preserve"> </w:delText>
        </w:r>
        <w:r w:rsidR="00F31679" w:rsidRPr="00222E24" w:rsidDel="0033228C">
          <w:rPr>
            <w:rFonts w:ascii="Times New Roman" w:hAnsi="Times New Roman" w:cs="Times New Roman"/>
          </w:rPr>
          <w:delText>focal length plano-convex lens. (2) Slit plate. (3) 100</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 focal length plano-convex lens. (4) Vertical linear polarizer. (5) Brimrose AOTF. (6) Horizontal linear polarizer.</w:delText>
        </w:r>
        <w:r w:rsidDel="0033228C">
          <w:rPr>
            <w:rFonts w:ascii="Times New Roman" w:hAnsi="Times New Roman" w:cs="Times New Roman"/>
          </w:rPr>
          <w:delText xml:space="preserve"> </w:delText>
        </w:r>
        <w:r w:rsidR="00F31679" w:rsidRPr="00222E24" w:rsidDel="0033228C">
          <w:rPr>
            <w:rFonts w:ascii="Times New Roman" w:hAnsi="Times New Roman" w:cs="Times New Roman"/>
          </w:rPr>
          <w:delText>(7) 50.4</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 focal length plano-</w:delText>
        </w:r>
        <w:r w:rsidDel="0033228C">
          <w:rPr>
            <w:rFonts w:ascii="Times New Roman" w:hAnsi="Times New Roman" w:cs="Times New Roman"/>
          </w:rPr>
          <w:delText>convex lens. (8) Imaging plane.</w:delText>
        </w:r>
      </w:del>
    </w:p>
    <w:p w14:paraId="41F196AD" w14:textId="5F5006AF" w:rsidR="00EC024E" w:rsidDel="00000575" w:rsidRDefault="00EC024E">
      <w:pPr>
        <w:rPr>
          <w:del w:id="662" w:author="Elash, Brenden" w:date="2015-09-16T16:12:00Z"/>
          <w:rFonts w:ascii="Times New Roman" w:hAnsi="Times New Roman" w:cs="Times New Roman"/>
        </w:rPr>
      </w:pPr>
      <w:del w:id="663" w:author="Elash, Brenden" w:date="2015-09-16T16:12:00Z">
        <w:r w:rsidDel="00000575">
          <w:rPr>
            <w:rFonts w:ascii="Times New Roman" w:hAnsi="Times New Roman" w:cs="Times New Roman"/>
          </w:rPr>
          <w:br w:type="page"/>
        </w:r>
      </w:del>
    </w:p>
    <w:p w14:paraId="6C2E3972" w14:textId="57F00D19" w:rsidR="00430E4B" w:rsidDel="002C4A5B" w:rsidRDefault="00430E4B">
      <w:pPr>
        <w:rPr>
          <w:del w:id="664" w:author="Elash, Brenden" w:date="2015-09-10T15:18:00Z"/>
          <w:rFonts w:ascii="Times New Roman" w:hAnsi="Times New Roman" w:cs="Times New Roman"/>
        </w:rPr>
        <w:pPrChange w:id="665" w:author="Elash, Brenden" w:date="2015-09-16T16:12:00Z">
          <w:pPr>
            <w:spacing w:line="360" w:lineRule="auto"/>
            <w:jc w:val="both"/>
          </w:pPr>
        </w:pPrChange>
      </w:pPr>
      <w:del w:id="666" w:author="Elash, Brenden" w:date="2015-09-10T15:18:00Z">
        <w:r w:rsidDel="002C4A5B">
          <w:rPr>
            <w:rFonts w:ascii="Times New Roman" w:hAnsi="Times New Roman" w:cs="Times New Roman"/>
            <w:noProof/>
            <w:lang w:eastAsia="en-CA"/>
          </w:rPr>
          <w:lastRenderedPageBreak/>
          <w:drawing>
            <wp:inline distT="0" distB="0" distL="0" distR="0" wp14:anchorId="2BE679CC" wp14:editId="43DB6299">
              <wp:extent cx="3166281" cy="113679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Withpolarizers.png"/>
                      <pic:cNvPicPr/>
                    </pic:nvPicPr>
                    <pic:blipFill>
                      <a:blip r:embed="rId19">
                        <a:extLst>
                          <a:ext uri="{28A0092B-C50C-407E-A947-70E740481C1C}">
                            <a14:useLocalDpi xmlns:a14="http://schemas.microsoft.com/office/drawing/2010/main" val="0"/>
                          </a:ext>
                        </a:extLst>
                      </a:blip>
                      <a:stretch>
                        <a:fillRect/>
                      </a:stretch>
                    </pic:blipFill>
                    <pic:spPr>
                      <a:xfrm>
                        <a:off x="0" y="0"/>
                        <a:ext cx="3203984" cy="1150330"/>
                      </a:xfrm>
                      <a:prstGeom prst="rect">
                        <a:avLst/>
                      </a:prstGeom>
                    </pic:spPr>
                  </pic:pic>
                </a:graphicData>
              </a:graphic>
            </wp:inline>
          </w:drawing>
        </w:r>
        <w:r w:rsidDel="002C4A5B">
          <w:rPr>
            <w:rFonts w:ascii="Times New Roman" w:hAnsi="Times New Roman" w:cs="Times New Roman"/>
          </w:rPr>
          <w:delText xml:space="preserve"> </w:delText>
        </w:r>
      </w:del>
    </w:p>
    <w:p w14:paraId="445EB902" w14:textId="14925E14" w:rsidR="00870434" w:rsidDel="002C4A5B" w:rsidRDefault="00870434" w:rsidP="00870434">
      <w:pPr>
        <w:spacing w:line="360" w:lineRule="auto"/>
        <w:jc w:val="both"/>
        <w:rPr>
          <w:del w:id="667" w:author="Elash, Brenden" w:date="2015-09-10T15:18:00Z"/>
          <w:rFonts w:ascii="Times New Roman" w:hAnsi="Times New Roman" w:cs="Times New Roman"/>
        </w:rPr>
      </w:pPr>
      <w:del w:id="668" w:author="Elash, Brenden" w:date="2015-09-10T15:18:00Z">
        <w:r w:rsidDel="002C4A5B">
          <w:rPr>
            <w:rFonts w:ascii="Times New Roman" w:hAnsi="Times New Roman" w:cs="Times New Roman"/>
          </w:rPr>
          <w:delText xml:space="preserve">Figure 6: </w:delText>
        </w:r>
        <w:r w:rsidR="00F31679" w:rsidRPr="00222E24" w:rsidDel="002C4A5B">
          <w:rPr>
            <w:rFonts w:ascii="Times New Roman" w:hAnsi="Times New Roman" w:cs="Times New Roman"/>
          </w:rPr>
          <w:delText xml:space="preserve">An AOTF undergoing Bragg diffraction with an unpolarized input with a RF wave applied represented by the arrow. Two linear polarizers are added to the system, the first linear polarizer removes the ordinary polarization removing the outputs with the dotted lines and the second linear polarizer removes undiffracted extraordinary </w:delText>
        </w:r>
        <w:r w:rsidDel="002C4A5B">
          <w:rPr>
            <w:rFonts w:ascii="Times New Roman" w:hAnsi="Times New Roman" w:cs="Times New Roman"/>
          </w:rPr>
          <w:delText>light shown by the dashed line.</w:delText>
        </w:r>
      </w:del>
    </w:p>
    <w:p w14:paraId="00EC5F77" w14:textId="1C05496C" w:rsidR="00870434" w:rsidDel="002C4A5B" w:rsidRDefault="00870434">
      <w:pPr>
        <w:spacing w:line="360" w:lineRule="auto"/>
        <w:jc w:val="both"/>
        <w:rPr>
          <w:del w:id="669" w:author="Elash, Brenden" w:date="2015-09-10T15:18:00Z"/>
          <w:rFonts w:ascii="Times New Roman" w:hAnsi="Times New Roman" w:cs="Times New Roman"/>
        </w:rPr>
        <w:pPrChange w:id="670" w:author="Elash, Brenden" w:date="2015-09-10T15:18:00Z">
          <w:pPr/>
        </w:pPrChange>
      </w:pPr>
      <w:del w:id="671" w:author="Elash, Brenden" w:date="2015-09-10T15:18:00Z">
        <w:r w:rsidDel="002C4A5B">
          <w:rPr>
            <w:rFonts w:ascii="Times New Roman" w:hAnsi="Times New Roman" w:cs="Times New Roman"/>
          </w:rPr>
          <w:br w:type="page"/>
        </w:r>
      </w:del>
    </w:p>
    <w:p w14:paraId="071714A0" w14:textId="16110108" w:rsidR="00AD711F" w:rsidDel="0033228C" w:rsidRDefault="00AD711F" w:rsidP="00ED1708">
      <w:pPr>
        <w:spacing w:line="360" w:lineRule="auto"/>
        <w:jc w:val="both"/>
        <w:rPr>
          <w:del w:id="672" w:author="Elash, Brenden" w:date="2015-09-16T16:10:00Z"/>
          <w:rFonts w:ascii="Times New Roman" w:hAnsi="Times New Roman" w:cs="Times New Roman"/>
        </w:rPr>
      </w:pPr>
      <w:del w:id="673" w:author="Elash, Brenden" w:date="2015-09-16T16:10:00Z">
        <w:r w:rsidDel="0033228C">
          <w:rPr>
            <w:rFonts w:ascii="Times New Roman" w:hAnsi="Times New Roman" w:cs="Times New Roman"/>
            <w:noProof/>
            <w:lang w:eastAsia="en-CA"/>
          </w:rPr>
          <w:lastRenderedPageBreak/>
          <w:drawing>
            <wp:inline distT="0" distB="0" distL="0" distR="0" wp14:anchorId="5262701B" wp14:editId="2573A48F">
              <wp:extent cx="5943600" cy="411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del>
    </w:p>
    <w:p w14:paraId="1B7F010A" w14:textId="21A92E9A" w:rsidR="00AD711F" w:rsidDel="0033228C" w:rsidRDefault="00AD711F" w:rsidP="00ED1708">
      <w:pPr>
        <w:spacing w:line="360" w:lineRule="auto"/>
        <w:jc w:val="both"/>
        <w:rPr>
          <w:del w:id="674" w:author="Elash, Brenden" w:date="2015-09-16T16:10:00Z"/>
          <w:rFonts w:ascii="Times New Roman" w:hAnsi="Times New Roman" w:cs="Times New Roman"/>
        </w:rPr>
      </w:pPr>
      <w:del w:id="675" w:author="Elash, Brenden" w:date="2015-09-16T16:10:00Z">
        <w:r w:rsidDel="0033228C">
          <w:rPr>
            <w:rFonts w:ascii="Times New Roman" w:hAnsi="Times New Roman" w:cs="Times New Roman"/>
          </w:rPr>
          <w:delText xml:space="preserve">Figure 7: </w:delText>
        </w:r>
        <w:r w:rsidR="00F31679" w:rsidRPr="00222E24" w:rsidDel="0033228C">
          <w:rPr>
            <w:rFonts w:ascii="Times New Roman" w:hAnsi="Times New Roman" w:cs="Times New Roman"/>
          </w:rPr>
          <w:delText>An isometric view of the complete ALI system with the baffle and 3</w:delText>
        </w:r>
        <w:r w:rsidDel="0033228C">
          <w:rPr>
            <w:rFonts w:ascii="Times New Roman" w:hAnsi="Times New Roman" w:cs="Times New Roman"/>
            <w:vertAlign w:val="superscript"/>
          </w:rPr>
          <w:delText>o</w:delText>
        </w:r>
        <w:r w:rsidR="00F31679" w:rsidRPr="00222E24" w:rsidDel="0033228C">
          <w:rPr>
            <w:rFonts w:ascii="Times New Roman" w:hAnsi="Times New Roman" w:cs="Times New Roman"/>
          </w:rPr>
          <w:delText xml:space="preserve"> slant required to correctly position the field of view. Light tight case absent</w:delText>
        </w:r>
        <w:r w:rsidDel="0033228C">
          <w:rPr>
            <w:rFonts w:ascii="Times New Roman" w:hAnsi="Times New Roman" w:cs="Times New Roman"/>
          </w:rPr>
          <w:delText xml:space="preserve"> from diagram.</w:delText>
        </w:r>
      </w:del>
    </w:p>
    <w:p w14:paraId="7257A37A" w14:textId="726D8F67" w:rsidR="00AD711F" w:rsidDel="0033228C" w:rsidRDefault="00AD711F">
      <w:pPr>
        <w:rPr>
          <w:del w:id="676" w:author="Elash, Brenden" w:date="2015-09-16T16:10:00Z"/>
          <w:rFonts w:ascii="Times New Roman" w:hAnsi="Times New Roman" w:cs="Times New Roman"/>
        </w:rPr>
      </w:pPr>
      <w:del w:id="677" w:author="Elash, Brenden" w:date="2015-09-16T16:10:00Z">
        <w:r w:rsidDel="0033228C">
          <w:rPr>
            <w:rFonts w:ascii="Times New Roman" w:hAnsi="Times New Roman" w:cs="Times New Roman"/>
          </w:rPr>
          <w:br w:type="page"/>
        </w:r>
      </w:del>
    </w:p>
    <w:p w14:paraId="2727626A" w14:textId="6126E56E" w:rsidR="009B7CC5" w:rsidDel="00623BB5" w:rsidRDefault="009B7CC5" w:rsidP="00ED1708">
      <w:pPr>
        <w:spacing w:line="360" w:lineRule="auto"/>
        <w:jc w:val="both"/>
        <w:rPr>
          <w:del w:id="678" w:author="Elash, Brenden" w:date="2015-09-10T15:21:00Z"/>
          <w:rFonts w:ascii="Times New Roman" w:hAnsi="Times New Roman" w:cs="Times New Roman"/>
        </w:rPr>
      </w:pPr>
      <w:del w:id="679" w:author="Elash, Brenden" w:date="2015-09-10T15:21:00Z">
        <w:r w:rsidDel="00623BB5">
          <w:rPr>
            <w:rFonts w:ascii="Times New Roman" w:hAnsi="Times New Roman" w:cs="Times New Roman"/>
            <w:noProof/>
            <w:lang w:eastAsia="en-CA"/>
          </w:rPr>
          <w:lastRenderedPageBreak/>
          <w:drawing>
            <wp:inline distT="0" distB="0" distL="0" distR="0" wp14:anchorId="607CD93D" wp14:editId="30A6EA74">
              <wp:extent cx="4324954" cy="15527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AOTFWithpolarizersNoRf.png"/>
                      <pic:cNvPicPr/>
                    </pic:nvPicPr>
                    <pic:blipFill>
                      <a:blip r:embed="rId20">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del>
    </w:p>
    <w:p w14:paraId="2CF74BB5" w14:textId="2A455D47" w:rsidR="009B7CC5" w:rsidDel="00623BB5" w:rsidRDefault="009B7CC5" w:rsidP="00ED1708">
      <w:pPr>
        <w:spacing w:line="360" w:lineRule="auto"/>
        <w:jc w:val="both"/>
        <w:rPr>
          <w:del w:id="680" w:author="Elash, Brenden" w:date="2015-09-10T15:21:00Z"/>
          <w:rFonts w:ascii="Times New Roman" w:hAnsi="Times New Roman" w:cs="Times New Roman"/>
        </w:rPr>
      </w:pPr>
      <w:del w:id="681" w:author="Elash, Brenden" w:date="2015-09-10T15:21:00Z">
        <w:r w:rsidDel="00623BB5">
          <w:rPr>
            <w:rFonts w:ascii="Times New Roman" w:hAnsi="Times New Roman" w:cs="Times New Roman"/>
          </w:rPr>
          <w:delText xml:space="preserve">Figure 8: </w:delText>
        </w:r>
        <w:r w:rsidR="00F31679" w:rsidRPr="00222E24" w:rsidDel="00623BB5">
          <w:rPr>
            <w:rFonts w:ascii="Times New Roman" w:hAnsi="Times New Roman" w:cs="Times New Roman"/>
          </w:rPr>
          <w:delText xml:space="preserve">An AOTF with the RF disabled so no Bragg diffraction is occurring and the input is unpolarized. Two linear polarizers are added to the system, the first linear polarizer removes the ordinary polarization </w:delText>
        </w:r>
        <w:r w:rsidR="00AE7C87" w:rsidDel="00623BB5">
          <w:rPr>
            <w:rFonts w:ascii="Times New Roman" w:hAnsi="Times New Roman" w:cs="Times New Roman"/>
          </w:rPr>
          <w:delText>represented by the</w:delText>
        </w:r>
        <w:r w:rsidR="00F31679" w:rsidRPr="00222E24" w:rsidDel="00623BB5">
          <w:rPr>
            <w:rFonts w:ascii="Times New Roman" w:hAnsi="Times New Roman" w:cs="Times New Roman"/>
          </w:rPr>
          <w:delText xml:space="preserve"> dotted line and the second linear polarizer removes undiffracted extraordinary light shown by the dashed line.</w:delText>
        </w:r>
      </w:del>
    </w:p>
    <w:p w14:paraId="2620385F" w14:textId="4218304E" w:rsidR="009B7CC5" w:rsidDel="00623BB5" w:rsidRDefault="009B7CC5">
      <w:pPr>
        <w:rPr>
          <w:del w:id="682" w:author="Elash, Brenden" w:date="2015-09-10T15:21:00Z"/>
          <w:rFonts w:ascii="Times New Roman" w:hAnsi="Times New Roman" w:cs="Times New Roman"/>
        </w:rPr>
      </w:pPr>
      <w:del w:id="683" w:author="Elash, Brenden" w:date="2015-09-10T15:21:00Z">
        <w:r w:rsidDel="00623BB5">
          <w:rPr>
            <w:rFonts w:ascii="Times New Roman" w:hAnsi="Times New Roman" w:cs="Times New Roman"/>
          </w:rPr>
          <w:br w:type="page"/>
        </w:r>
      </w:del>
    </w:p>
    <w:p w14:paraId="3D1F5147" w14:textId="292DBF24"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E7D3032" wp14:editId="73AEAFA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0F956A12" wp14:editId="7212E444">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22">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w:t>
      </w:r>
      <w:del w:id="684" w:author="Elash, Brenden" w:date="2015-09-16T16:13:00Z">
        <w:r w:rsidDel="00000575">
          <w:rPr>
            <w:rFonts w:ascii="Times New Roman" w:hAnsi="Times New Roman" w:cs="Times New Roman"/>
          </w:rPr>
          <w:delText>9</w:delText>
        </w:r>
      </w:del>
      <w:ins w:id="685" w:author="Elash, Brenden" w:date="2015-09-16T16:13:00Z">
        <w:r w:rsidR="00000575">
          <w:rPr>
            <w:rFonts w:ascii="Times New Roman" w:hAnsi="Times New Roman" w:cs="Times New Roman"/>
          </w:rPr>
          <w:t>8</w:t>
        </w:r>
      </w:ins>
      <w:r>
        <w:rPr>
          <w:rFonts w:ascii="Times New Roman" w:hAnsi="Times New Roman" w:cs="Times New Roman"/>
        </w:rPr>
        <w:t xml:space="preserve">: </w:t>
      </w:r>
      <w:r w:rsidR="00F31679" w:rsidRPr="00222E24">
        <w:rPr>
          <w:rFonts w:ascii="Times New Roman" w:hAnsi="Times New Roman" w:cs="Times New Roman"/>
        </w:rPr>
        <w:t>(</w:t>
      </w:r>
      <w:del w:id="686" w:author="Elash, Brenden" w:date="2015-09-16T16:13:00Z">
        <w:r w:rsidR="00F31679" w:rsidRPr="00222E24" w:rsidDel="00000575">
          <w:rPr>
            <w:rFonts w:ascii="Times New Roman" w:hAnsi="Times New Roman" w:cs="Times New Roman"/>
          </w:rPr>
          <w:delText>A</w:delText>
        </w:r>
      </w:del>
      <w:ins w:id="687" w:author="Elash, Brenden" w:date="2015-09-16T16:13:00Z">
        <w:r w:rsidR="00000575">
          <w:rPr>
            <w:rFonts w:ascii="Times New Roman" w:hAnsi="Times New Roman" w:cs="Times New Roman"/>
          </w:rPr>
          <w:t>a</w:t>
        </w:r>
      </w:ins>
      <w:r w:rsidR="00F31679" w:rsidRPr="00222E24">
        <w:rPr>
          <w:rFonts w:ascii="Times New Roman" w:hAnsi="Times New Roman" w:cs="Times New Roman"/>
        </w:rPr>
        <w:t>)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 xml:space="preserve">mission. Important landmarks are noted on the image. The end of mission represent the end of the aerosol mission. No GPS data was collected from ALI after power down. The location of image </w:t>
      </w:r>
      <w:del w:id="688" w:author="Elash, Brenden" w:date="2015-09-09T10:34:00Z">
        <w:r w:rsidR="00F31679" w:rsidRPr="00222E24" w:rsidDel="009D2255">
          <w:rPr>
            <w:rFonts w:ascii="Times New Roman" w:hAnsi="Times New Roman" w:cs="Times New Roman"/>
          </w:rPr>
          <w:delText xml:space="preserve">212 </w:delText>
        </w:r>
      </w:del>
      <w:ins w:id="689" w:author="Elash, Brenden" w:date="2015-09-09T10:34:00Z">
        <w:r w:rsidR="009D2255">
          <w:rPr>
            <w:rFonts w:ascii="Times New Roman" w:hAnsi="Times New Roman" w:cs="Times New Roman"/>
          </w:rPr>
          <w:t>208</w:t>
        </w:r>
        <w:r w:rsidR="009D2255" w:rsidRPr="00222E24">
          <w:rPr>
            <w:rFonts w:ascii="Times New Roman" w:hAnsi="Times New Roman" w:cs="Times New Roman"/>
          </w:rPr>
          <w:t xml:space="preserve"> </w:t>
        </w:r>
      </w:ins>
      <w:r w:rsidR="00F31679" w:rsidRPr="00222E24">
        <w:rPr>
          <w:rFonts w:ascii="Times New Roman" w:hAnsi="Times New Roman" w:cs="Times New Roman"/>
        </w:rPr>
        <w:t>i</w:t>
      </w:r>
      <w:r>
        <w:rPr>
          <w:rFonts w:ascii="Times New Roman" w:hAnsi="Times New Roman" w:cs="Times New Roman"/>
        </w:rPr>
        <w:t>s</w:t>
      </w:r>
      <w:r w:rsidR="00F31679" w:rsidRPr="00222E24">
        <w:rPr>
          <w:rFonts w:ascii="Times New Roman" w:hAnsi="Times New Roman" w:cs="Times New Roman"/>
        </w:rPr>
        <w:t xml:space="preserve"> the red label. (</w:t>
      </w:r>
      <w:del w:id="690" w:author="Elash, Brenden" w:date="2015-09-16T16:13:00Z">
        <w:r w:rsidR="00F31679" w:rsidRPr="00222E24" w:rsidDel="00000575">
          <w:rPr>
            <w:rFonts w:ascii="Times New Roman" w:hAnsi="Times New Roman" w:cs="Times New Roman"/>
          </w:rPr>
          <w:delText>B</w:delText>
        </w:r>
      </w:del>
      <w:ins w:id="691" w:author="Elash, Brenden" w:date="2015-09-16T16:13:00Z">
        <w:r w:rsidR="00000575">
          <w:rPr>
            <w:rFonts w:ascii="Times New Roman" w:hAnsi="Times New Roman" w:cs="Times New Roman"/>
          </w:rPr>
          <w:t>b</w:t>
        </w:r>
      </w:ins>
      <w:r w:rsidR="00F31679" w:rsidRPr="00222E24">
        <w:rPr>
          <w:rFonts w:ascii="Times New Roman" w:hAnsi="Times New Roman" w:cs="Times New Roman"/>
        </w:rPr>
        <w:t xml:space="preserve">) The temperature and altitude profiles from the NIMBUS 7 flight. The time of image </w:t>
      </w:r>
      <w:del w:id="692" w:author="Elash, Brenden" w:date="2015-09-09T10:34:00Z">
        <w:r w:rsidR="00F31679" w:rsidRPr="00222E24" w:rsidDel="009D2255">
          <w:rPr>
            <w:rFonts w:ascii="Times New Roman" w:hAnsi="Times New Roman" w:cs="Times New Roman"/>
          </w:rPr>
          <w:delText xml:space="preserve">212 </w:delText>
        </w:r>
      </w:del>
      <w:ins w:id="693" w:author="Elash, Brenden" w:date="2015-09-09T10:34:00Z">
        <w:r w:rsidR="009D2255">
          <w:rPr>
            <w:rFonts w:ascii="Times New Roman" w:hAnsi="Times New Roman" w:cs="Times New Roman"/>
          </w:rPr>
          <w:t>208</w:t>
        </w:r>
        <w:r w:rsidR="009D2255" w:rsidRPr="00222E24">
          <w:rPr>
            <w:rFonts w:ascii="Times New Roman" w:hAnsi="Times New Roman" w:cs="Times New Roman"/>
          </w:rPr>
          <w:t xml:space="preserve"> </w:t>
        </w:r>
      </w:ins>
      <w:r w:rsidR="00F31679" w:rsidRPr="00222E24">
        <w:rPr>
          <w:rFonts w:ascii="Times New Roman" w:hAnsi="Times New Roman" w:cs="Times New Roman"/>
        </w:rPr>
        <w:t xml:space="preserve">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14:paraId="757DF68B" w14:textId="77777777" w:rsidR="00F31679" w:rsidRPr="00222E24" w:rsidRDefault="009B7CC5" w:rsidP="00A75488">
      <w:pPr>
        <w:rPr>
          <w:rFonts w:ascii="Times New Roman" w:hAnsi="Times New Roman" w:cs="Times New Roman"/>
        </w:rPr>
      </w:pPr>
      <w:r>
        <w:rPr>
          <w:rFonts w:ascii="Times New Roman" w:hAnsi="Times New Roman" w:cs="Times New Roman"/>
        </w:rPr>
        <w:br w:type="page"/>
      </w:r>
    </w:p>
    <w:p w14:paraId="7C6825F5" w14:textId="1A0A692C" w:rsidR="00F31679" w:rsidRPr="00222E24" w:rsidRDefault="009B7CC5" w:rsidP="00ED1708">
      <w:pPr>
        <w:spacing w:line="360" w:lineRule="auto"/>
        <w:jc w:val="both"/>
        <w:rPr>
          <w:rFonts w:ascii="Times New Roman" w:hAnsi="Times New Roman" w:cs="Times New Roman"/>
        </w:rPr>
      </w:pPr>
      <w:del w:id="694" w:author="Elash, Brenden" w:date="2015-09-16T14:30:00Z">
        <w:r w:rsidDel="00462EC2">
          <w:rPr>
            <w:rFonts w:ascii="Times New Roman" w:hAnsi="Times New Roman" w:cs="Times New Roman"/>
            <w:noProof/>
            <w:lang w:eastAsia="en-CA"/>
          </w:rPr>
          <w:lastRenderedPageBreak/>
          <w:drawing>
            <wp:inline distT="0" distB="0" distL="0" distR="0" wp14:anchorId="59CBF997" wp14:editId="64B045AE">
              <wp:extent cx="3448130" cy="47234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Image.png"/>
                      <pic:cNvPicPr/>
                    </pic:nvPicPr>
                    <pic:blipFill>
                      <a:blip r:embed="rId23">
                        <a:extLst>
                          <a:ext uri="{28A0092B-C50C-407E-A947-70E740481C1C}">
                            <a14:useLocalDpi xmlns:a14="http://schemas.microsoft.com/office/drawing/2010/main" val="0"/>
                          </a:ext>
                        </a:extLst>
                      </a:blip>
                      <a:stretch>
                        <a:fillRect/>
                      </a:stretch>
                    </pic:blipFill>
                    <pic:spPr>
                      <a:xfrm>
                        <a:off x="0" y="0"/>
                        <a:ext cx="3472228" cy="4756475"/>
                      </a:xfrm>
                      <a:prstGeom prst="rect">
                        <a:avLst/>
                      </a:prstGeom>
                    </pic:spPr>
                  </pic:pic>
                </a:graphicData>
              </a:graphic>
            </wp:inline>
          </w:drawing>
        </w:r>
      </w:del>
      <w:ins w:id="695" w:author="Elash, Brenden" w:date="2015-09-16T17:19:00Z">
        <w:r w:rsidR="00B56428">
          <w:rPr>
            <w:rFonts w:ascii="Times New Roman" w:hAnsi="Times New Roman" w:cs="Times New Roman"/>
            <w:noProof/>
            <w:lang w:eastAsia="en-CA"/>
          </w:rPr>
          <w:lastRenderedPageBreak/>
          <w:drawing>
            <wp:inline distT="0" distB="0" distL="0" distR="0" wp14:anchorId="1C718C43" wp14:editId="54FAA2C4">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24">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ins>
    </w:p>
    <w:p w14:paraId="428524C2" w14:textId="2E431F08"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del w:id="696" w:author="Elash, Brenden" w:date="2015-09-16T16:15:00Z">
        <w:r w:rsidDel="00000575">
          <w:rPr>
            <w:rFonts w:ascii="Times New Roman" w:hAnsi="Times New Roman" w:cs="Times New Roman"/>
          </w:rPr>
          <w:delText>10</w:delText>
        </w:r>
      </w:del>
      <w:ins w:id="697" w:author="Elash, Brenden" w:date="2015-09-16T16:15:00Z">
        <w:r w:rsidR="00000575">
          <w:rPr>
            <w:rFonts w:ascii="Times New Roman" w:hAnsi="Times New Roman" w:cs="Times New Roman"/>
          </w:rPr>
          <w:t>9</w:t>
        </w:r>
      </w:ins>
      <w:r>
        <w:rPr>
          <w:rFonts w:ascii="Times New Roman" w:hAnsi="Times New Roman" w:cs="Times New Roman"/>
        </w:rPr>
        <w:t xml:space="preserve">: </w:t>
      </w:r>
      <w:r w:rsidR="00F31679" w:rsidRPr="00222E24">
        <w:rPr>
          <w:rFonts w:ascii="Times New Roman" w:hAnsi="Times New Roman" w:cs="Times New Roman"/>
        </w:rPr>
        <w:t>(</w:t>
      </w:r>
      <w:del w:id="698" w:author="Elash, Brenden" w:date="2015-09-16T16:15:00Z">
        <w:r w:rsidR="00F31679" w:rsidRPr="00222E24" w:rsidDel="00000575">
          <w:rPr>
            <w:rFonts w:ascii="Times New Roman" w:hAnsi="Times New Roman" w:cs="Times New Roman"/>
          </w:rPr>
          <w:delText>A</w:delText>
        </w:r>
      </w:del>
      <w:ins w:id="699" w:author="Elash, Brenden" w:date="2015-09-16T16:15:00Z">
        <w:r w:rsidR="00000575">
          <w:rPr>
            <w:rFonts w:ascii="Times New Roman" w:hAnsi="Times New Roman" w:cs="Times New Roman"/>
          </w:rPr>
          <w:t>a</w:t>
        </w:r>
      </w:ins>
      <w:r w:rsidR="00F31679" w:rsidRPr="00222E24">
        <w:rPr>
          <w:rFonts w:ascii="Times New Roman" w:hAnsi="Times New Roman" w:cs="Times New Roman"/>
        </w:rPr>
        <w:t>)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ins w:id="700" w:author="Elash, Brenden" w:date="2015-09-16T17:19:00Z">
        <w:r w:rsidR="00B56428">
          <w:rPr>
            <w:rFonts w:ascii="Times New Roman" w:hAnsi="Times New Roman" w:cs="Times New Roman"/>
          </w:rPr>
          <w:t xml:space="preserve"> respectively</w:t>
        </w:r>
      </w:ins>
      <w:r w:rsidR="00F31679" w:rsidRPr="00222E24">
        <w:rPr>
          <w:rFonts w:ascii="Times New Roman" w:hAnsi="Times New Roman" w:cs="Times New Roman"/>
        </w:rPr>
        <w:t>. (</w:t>
      </w:r>
      <w:del w:id="701" w:author="Elash, Brenden" w:date="2015-09-16T16:15:00Z">
        <w:r w:rsidR="00F31679" w:rsidRPr="00222E24" w:rsidDel="00000575">
          <w:rPr>
            <w:rFonts w:ascii="Times New Roman" w:hAnsi="Times New Roman" w:cs="Times New Roman"/>
          </w:rPr>
          <w:delText>B</w:delText>
        </w:r>
      </w:del>
      <w:ins w:id="702" w:author="Elash, Brenden" w:date="2015-09-16T16:15:00Z">
        <w:r w:rsidR="00000575">
          <w:rPr>
            <w:rFonts w:ascii="Times New Roman" w:hAnsi="Times New Roman" w:cs="Times New Roman"/>
          </w:rPr>
          <w:t>b</w:t>
        </w:r>
      </w:ins>
      <w:r w:rsidR="00F31679" w:rsidRPr="00222E24">
        <w:rPr>
          <w:rFonts w:ascii="Times New Roman" w:hAnsi="Times New Roman" w:cs="Times New Roman"/>
        </w:rPr>
        <w:t>)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ins w:id="703" w:author="Elash, Brenden" w:date="2015-09-16T17:20:00Z">
        <w:r w:rsidR="00B56428">
          <w:rPr>
            <w:rFonts w:ascii="Times New Roman" w:hAnsi="Times New Roman" w:cs="Times New Roman"/>
          </w:rPr>
          <w:t xml:space="preserve"> in the troposphere</w:t>
        </w:r>
      </w:ins>
      <w:r>
        <w:rPr>
          <w:rFonts w:ascii="Times New Roman" w:hAnsi="Times New Roman" w:cs="Times New Roman"/>
        </w:rPr>
        <w:t>.</w:t>
      </w:r>
    </w:p>
    <w:p w14:paraId="08E010F4" w14:textId="77777777" w:rsidR="009B7CC5" w:rsidRDefault="009B7CC5">
      <w:pPr>
        <w:rPr>
          <w:rFonts w:ascii="Times New Roman" w:hAnsi="Times New Roman" w:cs="Times New Roman"/>
        </w:rPr>
      </w:pPr>
      <w:r>
        <w:rPr>
          <w:rFonts w:ascii="Times New Roman" w:hAnsi="Times New Roman" w:cs="Times New Roman"/>
        </w:rPr>
        <w:br w:type="page"/>
      </w:r>
    </w:p>
    <w:p w14:paraId="16F71864" w14:textId="45BCC2D6" w:rsidR="00F31679" w:rsidRPr="00222E24" w:rsidRDefault="009B7CC5" w:rsidP="00ED1708">
      <w:pPr>
        <w:spacing w:line="360" w:lineRule="auto"/>
        <w:jc w:val="both"/>
        <w:rPr>
          <w:rFonts w:ascii="Times New Roman" w:hAnsi="Times New Roman" w:cs="Times New Roman"/>
        </w:rPr>
      </w:pPr>
      <w:del w:id="704" w:author="Elash, Brenden" w:date="2015-09-16T14:40:00Z">
        <w:r w:rsidDel="00462EC2">
          <w:rPr>
            <w:rFonts w:ascii="Times New Roman" w:hAnsi="Times New Roman" w:cs="Times New Roman"/>
            <w:noProof/>
            <w:lang w:eastAsia="en-CA"/>
          </w:rPr>
          <w:lastRenderedPageBreak/>
          <w:drawing>
            <wp:inline distT="0" distB="0" distL="0" distR="0" wp14:anchorId="1C33398B" wp14:editId="3081AD77">
              <wp:extent cx="5943600" cy="4605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RadianceVector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del>
      <w:ins w:id="705" w:author="Elash, Brenden" w:date="2015-09-16T16:19:00Z">
        <w:r w:rsidR="00FD2AB2">
          <w:rPr>
            <w:rFonts w:ascii="Times New Roman" w:hAnsi="Times New Roman" w:cs="Times New Roman"/>
            <w:noProof/>
            <w:lang w:eastAsia="en-CA"/>
          </w:rPr>
          <w:lastRenderedPageBreak/>
          <w:drawing>
            <wp:inline distT="0" distB="0" distL="0" distR="0" wp14:anchorId="758B6817" wp14:editId="73BB2092">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ins>
    </w:p>
    <w:p w14:paraId="206F6D33" w14:textId="56EFCEDF"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del w:id="706" w:author="Elash, Brenden" w:date="2015-09-16T16:16:00Z">
        <w:r w:rsidDel="00000575">
          <w:rPr>
            <w:rFonts w:ascii="Times New Roman" w:hAnsi="Times New Roman" w:cs="Times New Roman"/>
          </w:rPr>
          <w:delText>11</w:delText>
        </w:r>
      </w:del>
      <w:ins w:id="707" w:author="Elash, Brenden" w:date="2015-09-16T16:16:00Z">
        <w:r w:rsidR="00000575">
          <w:rPr>
            <w:rFonts w:ascii="Times New Roman" w:hAnsi="Times New Roman" w:cs="Times New Roman"/>
          </w:rPr>
          <w:t>10</w:t>
        </w:r>
      </w:ins>
      <w:r>
        <w:rPr>
          <w:rFonts w:ascii="Times New Roman" w:hAnsi="Times New Roman" w:cs="Times New Roman"/>
        </w:rPr>
        <w:t xml:space="preserve">: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14:paraId="6DBD1232" w14:textId="77777777" w:rsidR="004A29EB" w:rsidRDefault="004A29EB">
      <w:pPr>
        <w:rPr>
          <w:rFonts w:ascii="Times New Roman" w:hAnsi="Times New Roman" w:cs="Times New Roman"/>
        </w:rPr>
      </w:pPr>
      <w:r>
        <w:rPr>
          <w:rFonts w:ascii="Times New Roman" w:hAnsi="Times New Roman" w:cs="Times New Roman"/>
        </w:rPr>
        <w:br w:type="page"/>
      </w:r>
    </w:p>
    <w:p w14:paraId="096FEBBF" w14:textId="61A53A77" w:rsidR="00F31679" w:rsidRPr="00222E24" w:rsidRDefault="00A82A77" w:rsidP="00ED1708">
      <w:pPr>
        <w:spacing w:line="360" w:lineRule="auto"/>
        <w:jc w:val="both"/>
        <w:rPr>
          <w:rFonts w:ascii="Times New Roman" w:hAnsi="Times New Roman" w:cs="Times New Roman"/>
        </w:rPr>
      </w:pPr>
      <w:del w:id="708" w:author="Elash, Brenden" w:date="2015-09-16T13:37:00Z">
        <w:r w:rsidDel="00442B30">
          <w:rPr>
            <w:rFonts w:ascii="Times New Roman" w:hAnsi="Times New Roman" w:cs="Times New Roman"/>
            <w:noProof/>
            <w:lang w:eastAsia="en-CA"/>
          </w:rPr>
          <w:lastRenderedPageBreak/>
          <w:drawing>
            <wp:inline distT="0" distB="0" distL="0" distR="0" wp14:anchorId="6DFEAAE2" wp14:editId="2452A693">
              <wp:extent cx="2864493" cy="27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SpectralRadiances.png"/>
                      <pic:cNvPicPr/>
                    </pic:nvPicPr>
                    <pic:blipFill>
                      <a:blip r:embed="rId27">
                        <a:extLst>
                          <a:ext uri="{28A0092B-C50C-407E-A947-70E740481C1C}">
                            <a14:useLocalDpi xmlns:a14="http://schemas.microsoft.com/office/drawing/2010/main" val="0"/>
                          </a:ext>
                        </a:extLst>
                      </a:blip>
                      <a:stretch>
                        <a:fillRect/>
                      </a:stretch>
                    </pic:blipFill>
                    <pic:spPr>
                      <a:xfrm>
                        <a:off x="0" y="0"/>
                        <a:ext cx="2875177" cy="2801110"/>
                      </a:xfrm>
                      <a:prstGeom prst="rect">
                        <a:avLst/>
                      </a:prstGeom>
                    </pic:spPr>
                  </pic:pic>
                </a:graphicData>
              </a:graphic>
            </wp:inline>
          </w:drawing>
        </w:r>
      </w:del>
      <w:ins w:id="709" w:author="Elash, Brenden" w:date="2015-09-16T16:18:00Z">
        <w:r w:rsidR="00FD2AB2">
          <w:rPr>
            <w:rFonts w:ascii="Times New Roman" w:hAnsi="Times New Roman" w:cs="Times New Roman"/>
            <w:noProof/>
            <w:lang w:eastAsia="en-CA"/>
          </w:rPr>
          <w:drawing>
            <wp:inline distT="0" distB="0" distL="0" distR="0" wp14:anchorId="1AC0E171" wp14:editId="6FCC063F">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27">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ins>
    </w:p>
    <w:p w14:paraId="25B3C14D" w14:textId="1A96C6E2"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w:t>
      </w:r>
      <w:del w:id="710" w:author="Elash, Brenden" w:date="2015-09-16T16:16:00Z">
        <w:r w:rsidDel="00000575">
          <w:rPr>
            <w:rFonts w:ascii="Times New Roman" w:hAnsi="Times New Roman" w:cs="Times New Roman"/>
          </w:rPr>
          <w:delText>12</w:delText>
        </w:r>
      </w:del>
      <w:ins w:id="711" w:author="Elash, Brenden" w:date="2015-09-16T16:16:00Z">
        <w:r w:rsidR="00000575">
          <w:rPr>
            <w:rFonts w:ascii="Times New Roman" w:hAnsi="Times New Roman" w:cs="Times New Roman"/>
          </w:rPr>
          <w:t>11</w:t>
        </w:r>
      </w:ins>
      <w:r>
        <w:rPr>
          <w:rFonts w:ascii="Times New Roman" w:hAnsi="Times New Roman" w:cs="Times New Roman"/>
        </w:rPr>
        <w:t xml:space="preserve">: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14:paraId="7C0B6250" w14:textId="77777777" w:rsidR="00A82A77" w:rsidRDefault="00A82A77">
      <w:pPr>
        <w:rPr>
          <w:rFonts w:ascii="Times New Roman" w:hAnsi="Times New Roman" w:cs="Times New Roman"/>
        </w:rPr>
      </w:pPr>
      <w:r>
        <w:rPr>
          <w:rFonts w:ascii="Times New Roman" w:hAnsi="Times New Roman" w:cs="Times New Roman"/>
        </w:rPr>
        <w:br w:type="page"/>
      </w:r>
    </w:p>
    <w:p w14:paraId="5BC791DE" w14:textId="600A49F9" w:rsidR="00F31679" w:rsidRPr="00222E24" w:rsidRDefault="00FD2AB2" w:rsidP="00ED1708">
      <w:pPr>
        <w:spacing w:line="360" w:lineRule="auto"/>
        <w:jc w:val="both"/>
        <w:rPr>
          <w:rFonts w:ascii="Times New Roman" w:hAnsi="Times New Roman" w:cs="Times New Roman"/>
        </w:rPr>
      </w:pPr>
      <w:ins w:id="712" w:author="Elash, Brenden" w:date="2015-09-16T16:18:00Z">
        <w:r>
          <w:rPr>
            <w:rFonts w:ascii="Times New Roman" w:hAnsi="Times New Roman" w:cs="Times New Roman"/>
            <w:noProof/>
            <w:lang w:eastAsia="en-CA"/>
          </w:rPr>
          <w:lastRenderedPageBreak/>
          <w:drawing>
            <wp:inline distT="0" distB="0" distL="0" distR="0" wp14:anchorId="613A3BE4" wp14:editId="3130AD85">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3-FullAerosolCycle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233E6C4" w14:textId="2462882B"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w:t>
      </w:r>
      <w:del w:id="713" w:author="Elash, Brenden" w:date="2015-09-16T16:17:00Z">
        <w:r w:rsidDel="00000575">
          <w:rPr>
            <w:rFonts w:ascii="Times New Roman" w:hAnsi="Times New Roman" w:cs="Times New Roman"/>
          </w:rPr>
          <w:delText>13</w:delText>
        </w:r>
      </w:del>
      <w:ins w:id="714" w:author="Elash, Brenden" w:date="2015-09-16T16:17:00Z">
        <w:r w:rsidR="00000575">
          <w:rPr>
            <w:rFonts w:ascii="Times New Roman" w:hAnsi="Times New Roman" w:cs="Times New Roman"/>
          </w:rPr>
          <w:t>12</w:t>
        </w:r>
      </w:ins>
      <w:r>
        <w:rPr>
          <w:rFonts w:ascii="Times New Roman" w:hAnsi="Times New Roman" w:cs="Times New Roman"/>
        </w:rPr>
        <w:t xml:space="preserve">: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w:t>
      </w:r>
      <w:ins w:id="715" w:author="Elash, Brenden" w:date="2015-09-15T11:30:00Z">
        <w:r w:rsidR="00F84A87">
          <w:rPr>
            <w:rFonts w:ascii="Times New Roman" w:hAnsi="Times New Roman" w:cs="Times New Roman"/>
          </w:rPr>
          <w:t>-</w:t>
        </w:r>
      </w:ins>
      <w:del w:id="716" w:author="Elash, Brenden" w:date="2015-09-15T11:30:00Z">
        <w:r w:rsidR="00F31679" w:rsidRPr="00222E24" w:rsidDel="00F84A87">
          <w:rPr>
            <w:rFonts w:ascii="Times New Roman" w:hAnsi="Times New Roman" w:cs="Times New Roman"/>
          </w:rPr>
          <w:delText xml:space="preserve"> </w:delText>
        </w:r>
      </w:del>
      <w:r w:rsidR="00F31679" w:rsidRPr="00222E24">
        <w:rPr>
          <w:rFonts w:ascii="Times New Roman" w:hAnsi="Times New Roman" w:cs="Times New Roman"/>
        </w:rPr>
        <w:t>of</w:t>
      </w:r>
      <w:del w:id="717" w:author="Elash, Brenden" w:date="2015-09-15T11:30:00Z">
        <w:r w:rsidDel="00F84A87">
          <w:rPr>
            <w:rFonts w:ascii="Times New Roman" w:hAnsi="Times New Roman" w:cs="Times New Roman"/>
          </w:rPr>
          <w:delText xml:space="preserve"> </w:delText>
        </w:r>
      </w:del>
      <w:ins w:id="718" w:author="Elash, Brenden" w:date="2015-09-15T11:30:00Z">
        <w:r w:rsidR="00F84A87">
          <w:rPr>
            <w:rFonts w:ascii="Times New Roman" w:hAnsi="Times New Roman" w:cs="Times New Roman"/>
          </w:rPr>
          <w:t>-</w:t>
        </w:r>
      </w:ins>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and SALOMON in green</w:t>
      </w:r>
      <w:r>
        <w:rPr>
          <w:rFonts w:ascii="Times New Roman" w:hAnsi="Times New Roman" w:cs="Times New Roman"/>
        </w:rPr>
        <w:t xml:space="preserve"> and red respectively.</w:t>
      </w:r>
    </w:p>
    <w:p w14:paraId="6C289D01" w14:textId="77777777" w:rsidR="008344B9" w:rsidRDefault="008344B9">
      <w:pPr>
        <w:rPr>
          <w:rFonts w:ascii="Times New Roman" w:hAnsi="Times New Roman" w:cs="Times New Roman"/>
        </w:rPr>
      </w:pPr>
      <w:r>
        <w:rPr>
          <w:rFonts w:ascii="Times New Roman" w:hAnsi="Times New Roman" w:cs="Times New Roman"/>
        </w:rPr>
        <w:br w:type="page"/>
      </w:r>
    </w:p>
    <w:p w14:paraId="6D1C2B38" w14:textId="1CB7133E" w:rsidR="008344B9" w:rsidRDefault="00FD2AB2" w:rsidP="00ED1708">
      <w:pPr>
        <w:spacing w:line="360" w:lineRule="auto"/>
        <w:jc w:val="both"/>
        <w:rPr>
          <w:rFonts w:ascii="Times New Roman" w:hAnsi="Times New Roman" w:cs="Times New Roman"/>
        </w:rPr>
      </w:pPr>
      <w:ins w:id="719" w:author="Elash, Brenden" w:date="2015-09-16T16:20:00Z">
        <w:r>
          <w:rPr>
            <w:rFonts w:ascii="Times New Roman" w:hAnsi="Times New Roman" w:cs="Times New Roman"/>
            <w:noProof/>
            <w:lang w:eastAsia="en-CA"/>
          </w:rPr>
          <w:lastRenderedPageBreak/>
          <w:drawing>
            <wp:inline distT="0" distB="0" distL="0" distR="0" wp14:anchorId="3669E347" wp14:editId="0068B5E2">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9">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ins>
      <w:del w:id="720" w:author="Elash, Brenden" w:date="2015-09-16T16:20:00Z">
        <w:r w:rsidR="00D315FD" w:rsidDel="00FD2AB2">
          <w:rPr>
            <w:rFonts w:ascii="Times New Roman" w:hAnsi="Times New Roman" w:cs="Times New Roman"/>
            <w:noProof/>
            <w:lang w:eastAsia="en-CA"/>
          </w:rPr>
          <w:lastRenderedPageBreak/>
          <w:drawing>
            <wp:inline distT="0" distB="0" distL="0" distR="0" wp14:anchorId="22B7C3FE" wp14:editId="7EE6B844">
              <wp:extent cx="3023869" cy="638715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icleSize.png"/>
                      <pic:cNvPicPr/>
                    </pic:nvPicPr>
                    <pic:blipFill>
                      <a:blip r:embed="rId30">
                        <a:extLst>
                          <a:ext uri="{28A0092B-C50C-407E-A947-70E740481C1C}">
                            <a14:useLocalDpi xmlns:a14="http://schemas.microsoft.com/office/drawing/2010/main" val="0"/>
                          </a:ext>
                        </a:extLst>
                      </a:blip>
                      <a:stretch>
                        <a:fillRect/>
                      </a:stretch>
                    </pic:blipFill>
                    <pic:spPr>
                      <a:xfrm>
                        <a:off x="0" y="0"/>
                        <a:ext cx="3031281" cy="6402807"/>
                      </a:xfrm>
                      <a:prstGeom prst="rect">
                        <a:avLst/>
                      </a:prstGeom>
                    </pic:spPr>
                  </pic:pic>
                </a:graphicData>
              </a:graphic>
            </wp:inline>
          </w:drawing>
        </w:r>
      </w:del>
    </w:p>
    <w:p w14:paraId="6CB2E6EC" w14:textId="3D672B46"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w:t>
      </w:r>
      <w:del w:id="721" w:author="Elash, Brenden" w:date="2015-09-16T16:17:00Z">
        <w:r w:rsidDel="00000575">
          <w:rPr>
            <w:rFonts w:ascii="Times New Roman" w:hAnsi="Times New Roman" w:cs="Times New Roman"/>
          </w:rPr>
          <w:delText>14</w:delText>
        </w:r>
      </w:del>
      <w:ins w:id="722" w:author="Elash, Brenden" w:date="2015-09-16T16:17:00Z">
        <w:r w:rsidR="00000575">
          <w:rPr>
            <w:rFonts w:ascii="Times New Roman" w:hAnsi="Times New Roman" w:cs="Times New Roman"/>
          </w:rPr>
          <w:t>13</w:t>
        </w:r>
      </w:ins>
      <w:r>
        <w:rPr>
          <w:rFonts w:ascii="Times New Roman" w:hAnsi="Times New Roman" w:cs="Times New Roman"/>
        </w:rPr>
        <w:t xml:space="preserve">: </w:t>
      </w:r>
      <w:r w:rsidR="00F31679" w:rsidRPr="00222E24">
        <w:rPr>
          <w:rFonts w:ascii="Times New Roman" w:hAnsi="Times New Roman" w:cs="Times New Roman"/>
        </w:rPr>
        <w:t>The top panel shows the convergence of two</w:t>
      </w:r>
      <w:r w:rsidR="00D315FD">
        <w:rPr>
          <w:rFonts w:ascii="Times New Roman" w:hAnsi="Times New Roman" w:cs="Times New Roman"/>
        </w:rPr>
        <w:t xml:space="preserve"> sample particle size retrievals</w:t>
      </w:r>
      <w:r w:rsidR="00F31679" w:rsidRPr="00222E24">
        <w:rPr>
          <w:rFonts w:ascii="Times New Roman" w:hAnsi="Times New Roman" w:cs="Times New Roman"/>
        </w:rPr>
        <w:t>,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w:t>
      </w:r>
      <w:r w:rsidR="00D315FD">
        <w:rPr>
          <w:rFonts w:ascii="Times New Roman" w:hAnsi="Times New Roman" w:cs="Times New Roman"/>
        </w:rPr>
        <w:t xml:space="preserve">mode radius </w:t>
      </w:r>
      <w:r w:rsidR="00F31679" w:rsidRPr="00222E24">
        <w:rPr>
          <w:rFonts w:ascii="Times New Roman" w:hAnsi="Times New Roman" w:cs="Times New Roman"/>
        </w:rPr>
        <w:t xml:space="preserve">respectively. Both initial states converge to the same value over approximately </w:t>
      </w:r>
      <w:del w:id="723" w:author="Elash, Brenden" w:date="2015-09-16T17:21:00Z">
        <w:r w:rsidR="00F31679" w:rsidRPr="00222E24" w:rsidDel="00B56428">
          <w:rPr>
            <w:rFonts w:ascii="Times New Roman" w:hAnsi="Times New Roman" w:cs="Times New Roman"/>
          </w:rPr>
          <w:delText xml:space="preserve">4 </w:delText>
        </w:r>
      </w:del>
      <w:ins w:id="724" w:author="Elash, Brenden" w:date="2015-09-16T17:21:00Z">
        <w:r w:rsidR="00B56428">
          <w:rPr>
            <w:rFonts w:ascii="Times New Roman" w:hAnsi="Times New Roman" w:cs="Times New Roman"/>
          </w:rPr>
          <w:t>3</w:t>
        </w:r>
        <w:r w:rsidR="00B56428" w:rsidRPr="00222E24">
          <w:rPr>
            <w:rFonts w:ascii="Times New Roman" w:hAnsi="Times New Roman" w:cs="Times New Roman"/>
          </w:rPr>
          <w:t xml:space="preserve"> </w:t>
        </w:r>
      </w:ins>
      <w:r w:rsidR="00F31679" w:rsidRPr="00222E24">
        <w:rPr>
          <w:rFonts w:ascii="Times New Roman" w:hAnsi="Times New Roman" w:cs="Times New Roman"/>
        </w:rPr>
        <w:t xml:space="preserve">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 xml:space="preserve">m exponent at model altitude of </w:t>
      </w:r>
      <w:del w:id="725" w:author="Elash, Brenden" w:date="2015-09-16T16:20:00Z">
        <w:r w:rsidR="00F31679" w:rsidRPr="00222E24" w:rsidDel="00FD2AB2">
          <w:rPr>
            <w:rFonts w:ascii="Times New Roman" w:hAnsi="Times New Roman" w:cs="Times New Roman"/>
          </w:rPr>
          <w:delText>20</w:delText>
        </w:r>
      </w:del>
      <w:ins w:id="726" w:author="Elash, Brenden" w:date="2015-09-16T16:20:00Z">
        <w:r w:rsidR="00FD2AB2">
          <w:rPr>
            <w:rFonts w:ascii="Times New Roman" w:hAnsi="Times New Roman" w:cs="Times New Roman"/>
          </w:rPr>
          <w:t>14</w:t>
        </w:r>
      </w:ins>
      <w:r w:rsidR="00F31679" w:rsidRPr="00222E24">
        <w:rPr>
          <w:rFonts w:ascii="Times New Roman" w:hAnsi="Times New Roman" w:cs="Times New Roman"/>
        </w:rPr>
        <w:t>.5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14:paraId="2651D503" w14:textId="2DEF5822" w:rsidR="00371F68" w:rsidDel="00000575" w:rsidRDefault="00371F68" w:rsidP="00ED1708">
      <w:pPr>
        <w:spacing w:line="360" w:lineRule="auto"/>
        <w:jc w:val="both"/>
        <w:rPr>
          <w:moveFrom w:id="727" w:author="Elash, Brenden" w:date="2015-09-16T16:12:00Z"/>
          <w:rFonts w:ascii="Times New Roman" w:hAnsi="Times New Roman" w:cs="Times New Roman"/>
        </w:rPr>
      </w:pPr>
      <w:moveFromRangeStart w:id="728" w:author="Elash, Brenden" w:date="2015-09-16T16:12:00Z" w:name="move430183297"/>
      <w:moveFrom w:id="729" w:author="Elash, Brenden" w:date="2015-09-16T16:12:00Z">
        <w:r w:rsidDel="00000575">
          <w:rPr>
            <w:rFonts w:ascii="Times New Roman" w:hAnsi="Times New Roman" w:cs="Times New Roman"/>
            <w:noProof/>
            <w:lang w:eastAsia="en-CA"/>
          </w:rPr>
          <w:lastRenderedPageBreak/>
          <w:drawing>
            <wp:inline distT="0" distB="0" distL="0" distR="0" wp14:anchorId="74381677" wp14:editId="4FCAEEE6">
              <wp:extent cx="5467350" cy="4100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moveFrom>
    </w:p>
    <w:p w14:paraId="2C658F82" w14:textId="02398C63" w:rsidR="00471DF1" w:rsidDel="00000575" w:rsidRDefault="00371F68" w:rsidP="00ED1708">
      <w:pPr>
        <w:spacing w:line="360" w:lineRule="auto"/>
        <w:jc w:val="both"/>
        <w:rPr>
          <w:moveFrom w:id="730" w:author="Elash, Brenden" w:date="2015-09-16T16:12:00Z"/>
          <w:rFonts w:ascii="Times New Roman" w:hAnsi="Times New Roman" w:cs="Times New Roman"/>
        </w:rPr>
      </w:pPr>
      <w:moveFrom w:id="731" w:author="Elash, Brenden" w:date="2015-09-16T16:12:00Z">
        <w:r w:rsidDel="00000575">
          <w:rPr>
            <w:rFonts w:ascii="Times New Roman" w:hAnsi="Times New Roman" w:cs="Times New Roman"/>
          </w:rPr>
          <w:t xml:space="preserve">Figure 15: Image after stray light removal has been performed where the measured wavelength is 750 nm with a 1 second exposure time. Vignetting can be seen as moving away from center of the image. </w:t>
        </w:r>
        <w:r w:rsidR="00F72564" w:rsidDel="00000575">
          <w:rPr>
            <w:rFonts w:ascii="Times New Roman" w:hAnsi="Times New Roman" w:cs="Times New Roman"/>
          </w:rPr>
          <w:t>Additionally</w:t>
        </w:r>
        <w:r w:rsidDel="00000575">
          <w:rPr>
            <w:rFonts w:ascii="Times New Roman" w:hAnsi="Times New Roman" w:cs="Times New Roman"/>
          </w:rPr>
          <w:t xml:space="preserve"> the last 1</w:t>
        </w:r>
        <w:r w:rsidDel="00000575">
          <w:rPr>
            <w:rFonts w:ascii="Times New Roman" w:hAnsi="Times New Roman" w:cs="Times New Roman"/>
            <w:vertAlign w:val="superscript"/>
          </w:rPr>
          <w:t>o</w:t>
        </w:r>
        <w:r w:rsidDel="00000575">
          <w:rPr>
            <w:rFonts w:ascii="Times New Roman" w:hAnsi="Times New Roman" w:cs="Times New Roman"/>
          </w:rPr>
          <w:t xml:space="preserve"> of the view of view is lost due to </w:t>
        </w:r>
        <w:r w:rsidR="00F72564" w:rsidDel="00000575">
          <w:rPr>
            <w:rFonts w:ascii="Times New Roman" w:hAnsi="Times New Roman" w:cs="Times New Roman"/>
          </w:rPr>
          <w:t xml:space="preserve">strong </w:t>
        </w:r>
        <w:r w:rsidDel="00000575">
          <w:rPr>
            <w:rFonts w:ascii="Times New Roman" w:hAnsi="Times New Roman" w:cs="Times New Roman"/>
          </w:rPr>
          <w:t>contamination from reflections within the system.</w:t>
        </w:r>
      </w:moveFrom>
    </w:p>
    <w:moveFromRangeEnd w:id="728"/>
    <w:p w14:paraId="7D362C44" w14:textId="51C01ACB" w:rsidR="00392EC8" w:rsidRDefault="00392EC8">
      <w:pPr>
        <w:rPr>
          <w:ins w:id="732" w:author="Elash, Brenden" w:date="2015-09-16T17:35:00Z"/>
          <w:rFonts w:ascii="Times New Roman" w:hAnsi="Times New Roman" w:cs="Times New Roman"/>
        </w:rPr>
      </w:pPr>
      <w:ins w:id="733" w:author="Elash, Brenden" w:date="2015-09-16T17:35:00Z">
        <w:r>
          <w:rPr>
            <w:rFonts w:ascii="Times New Roman" w:hAnsi="Times New Roman" w:cs="Times New Roman"/>
          </w:rPr>
          <w:br w:type="page"/>
        </w:r>
      </w:ins>
    </w:p>
    <w:p w14:paraId="36DCB436" w14:textId="0E303593" w:rsidR="00392EC8" w:rsidRPr="00392EC8" w:rsidRDefault="00392EC8">
      <w:pPr>
        <w:ind w:left="284" w:hanging="284"/>
        <w:rPr>
          <w:ins w:id="734" w:author="Elash, Brenden" w:date="2015-09-16T17:35:00Z"/>
          <w:rFonts w:ascii="Times New Roman" w:hAnsi="Times New Roman" w:cs="Times New Roman"/>
        </w:rPr>
        <w:pPrChange w:id="735" w:author="Elash, Brenden" w:date="2015-09-16T17:37:00Z">
          <w:pPr/>
        </w:pPrChange>
      </w:pPr>
      <w:ins w:id="736" w:author="Elash, Brenden" w:date="2015-09-16T17:35:00Z">
        <w:r w:rsidRPr="00392EC8">
          <w:rPr>
            <w:rFonts w:ascii="Times New Roman" w:hAnsi="Times New Roman" w:cs="Times New Roman"/>
          </w:rPr>
          <w:lastRenderedPageBreak/>
          <w:t>Andersson, S. M., B. G. Martinsson, J.-P. Vernier, J. Friberg, C.</w:t>
        </w:r>
        <w:r w:rsidR="00497278">
          <w:rPr>
            <w:rFonts w:ascii="Times New Roman" w:hAnsi="Times New Roman" w:cs="Times New Roman"/>
          </w:rPr>
          <w:t xml:space="preserve"> A. Brenninkmeijer, M. Hermann,</w:t>
        </w:r>
      </w:ins>
      <w:ins w:id="737" w:author="Elash, Brenden" w:date="2015-09-16T17:36:00Z">
        <w:r w:rsidR="00497278">
          <w:rPr>
            <w:rFonts w:ascii="Times New Roman" w:hAnsi="Times New Roman" w:cs="Times New Roman"/>
          </w:rPr>
          <w:t xml:space="preserve"> </w:t>
        </w:r>
      </w:ins>
      <w:ins w:id="738" w:author="Elash, Brenden" w:date="2015-09-16T17:35:00Z">
        <w:r w:rsidRPr="00392EC8">
          <w:rPr>
            <w:rFonts w:ascii="Times New Roman" w:hAnsi="Times New Roman" w:cs="Times New Roman"/>
          </w:rPr>
          <w:t>P. F. van Velthoven, and A. Zahn (2015), Signi</w:t>
        </w:r>
      </w:ins>
      <w:ins w:id="739" w:author="Elash, Brenden" w:date="2015-09-16T17:36:00Z">
        <w:r w:rsidR="00497278">
          <w:rPr>
            <w:rFonts w:ascii="Times New Roman" w:hAnsi="Times New Roman" w:cs="Times New Roman"/>
          </w:rPr>
          <w:t>fi</w:t>
        </w:r>
      </w:ins>
      <w:ins w:id="740" w:author="Elash, Brenden" w:date="2015-09-16T17:35:00Z">
        <w:r w:rsidRPr="00392EC8">
          <w:rPr>
            <w:rFonts w:ascii="Times New Roman" w:hAnsi="Times New Roman" w:cs="Times New Roman"/>
          </w:rPr>
          <w:t>ca</w:t>
        </w:r>
        <w:r w:rsidR="00497278">
          <w:rPr>
            <w:rFonts w:ascii="Times New Roman" w:hAnsi="Times New Roman" w:cs="Times New Roman"/>
          </w:rPr>
          <w:t>nt radiative impact of volcanic</w:t>
        </w:r>
      </w:ins>
      <w:ins w:id="741" w:author="Elash, Brenden" w:date="2015-09-16T17:36:00Z">
        <w:r w:rsidR="00497278">
          <w:rPr>
            <w:rFonts w:ascii="Times New Roman" w:hAnsi="Times New Roman" w:cs="Times New Roman"/>
          </w:rPr>
          <w:t xml:space="preserve"> </w:t>
        </w:r>
      </w:ins>
      <w:ins w:id="742" w:author="Elash, Brenden" w:date="2015-09-16T17:35:00Z">
        <w:r w:rsidRPr="00392EC8">
          <w:rPr>
            <w:rFonts w:ascii="Times New Roman" w:hAnsi="Times New Roman" w:cs="Times New Roman"/>
          </w:rPr>
          <w:t xml:space="preserve">aerosol in the lowermost stratosphere, </w:t>
        </w:r>
        <w:r w:rsidRPr="00497278">
          <w:rPr>
            <w:rFonts w:ascii="Times New Roman" w:hAnsi="Times New Roman" w:cs="Times New Roman"/>
            <w:i/>
            <w:rPrChange w:id="743" w:author="Elash, Brenden" w:date="2015-09-16T17:37:00Z">
              <w:rPr>
                <w:rFonts w:ascii="Times New Roman" w:hAnsi="Times New Roman" w:cs="Times New Roman"/>
              </w:rPr>
            </w:rPrChange>
          </w:rPr>
          <w:t>Nature communications</w:t>
        </w:r>
        <w:r w:rsidRPr="00392EC8">
          <w:rPr>
            <w:rFonts w:ascii="Times New Roman" w:hAnsi="Times New Roman" w:cs="Times New Roman"/>
          </w:rPr>
          <w:t>, 6.</w:t>
        </w:r>
      </w:ins>
    </w:p>
    <w:p w14:paraId="6AE74166" w14:textId="5776198B" w:rsidR="00392EC8" w:rsidRPr="00392EC8" w:rsidRDefault="00392EC8">
      <w:pPr>
        <w:ind w:left="284" w:hanging="284"/>
        <w:rPr>
          <w:ins w:id="744" w:author="Elash, Brenden" w:date="2015-09-16T17:35:00Z"/>
          <w:rFonts w:ascii="Times New Roman" w:hAnsi="Times New Roman" w:cs="Times New Roman"/>
        </w:rPr>
        <w:pPrChange w:id="745" w:author="Elash, Brenden" w:date="2015-09-16T17:37:00Z">
          <w:pPr/>
        </w:pPrChange>
      </w:pPr>
      <w:ins w:id="746" w:author="Elash, Brenden" w:date="2015-09-16T17:35:00Z">
        <w:r w:rsidRPr="00392EC8">
          <w:rPr>
            <w:rFonts w:ascii="Times New Roman" w:hAnsi="Times New Roman" w:cs="Times New Roman"/>
          </w:rPr>
          <w:t>Berthet, G., J.-B. Renard, C. Brogniez, C. Robert, M. Chartie</w:t>
        </w:r>
        <w:r w:rsidR="00497278">
          <w:rPr>
            <w:rFonts w:ascii="Times New Roman" w:hAnsi="Times New Roman" w:cs="Times New Roman"/>
          </w:rPr>
          <w:t>r, and M. Pirre (2002), Optical</w:t>
        </w:r>
      </w:ins>
      <w:ins w:id="747" w:author="Elash, Brenden" w:date="2015-09-16T17:37:00Z">
        <w:r w:rsidR="00497278">
          <w:rPr>
            <w:rFonts w:ascii="Times New Roman" w:hAnsi="Times New Roman" w:cs="Times New Roman"/>
          </w:rPr>
          <w:t xml:space="preserve"> </w:t>
        </w:r>
      </w:ins>
      <w:ins w:id="748" w:author="Elash, Brenden" w:date="2015-09-16T17:35:00Z">
        <w:r w:rsidRPr="00392EC8">
          <w:rPr>
            <w:rFonts w:ascii="Times New Roman" w:hAnsi="Times New Roman" w:cs="Times New Roman"/>
          </w:rPr>
          <w:t>and physical properties of stratospheric aerosols from ball</w:t>
        </w:r>
        <w:r w:rsidR="00497278">
          <w:rPr>
            <w:rFonts w:ascii="Times New Roman" w:hAnsi="Times New Roman" w:cs="Times New Roman"/>
          </w:rPr>
          <w:t>oon measurements in the visible</w:t>
        </w:r>
      </w:ins>
      <w:ins w:id="749" w:author="Elash, Brenden" w:date="2015-09-16T17:37:00Z">
        <w:r w:rsidR="00497278">
          <w:rPr>
            <w:rFonts w:ascii="Times New Roman" w:hAnsi="Times New Roman" w:cs="Times New Roman"/>
          </w:rPr>
          <w:t xml:space="preserve"> </w:t>
        </w:r>
      </w:ins>
      <w:ins w:id="750" w:author="Elash, Brenden" w:date="2015-09-16T17:35:00Z">
        <w:r w:rsidRPr="00392EC8">
          <w:rPr>
            <w:rFonts w:ascii="Times New Roman" w:hAnsi="Times New Roman" w:cs="Times New Roman"/>
          </w:rPr>
          <w:t>and near-infrared domains. i. analysis of aerosol extin</w:t>
        </w:r>
        <w:r w:rsidR="00497278">
          <w:rPr>
            <w:rFonts w:ascii="Times New Roman" w:hAnsi="Times New Roman" w:cs="Times New Roman"/>
          </w:rPr>
          <w:t>ction spectra from the amon and</w:t>
        </w:r>
      </w:ins>
      <w:ins w:id="751" w:author="Elash, Brenden" w:date="2015-09-16T17:37:00Z">
        <w:r w:rsidR="00497278">
          <w:rPr>
            <w:rFonts w:ascii="Times New Roman" w:hAnsi="Times New Roman" w:cs="Times New Roman"/>
          </w:rPr>
          <w:t xml:space="preserve"> </w:t>
        </w:r>
      </w:ins>
      <w:ins w:id="752" w:author="Elash, Brenden" w:date="2015-09-16T17:35:00Z">
        <w:r w:rsidRPr="00392EC8">
          <w:rPr>
            <w:rFonts w:ascii="Times New Roman" w:hAnsi="Times New Roman" w:cs="Times New Roman"/>
          </w:rPr>
          <w:t xml:space="preserve">salomon balloonborne spectrometers, </w:t>
        </w:r>
        <w:r w:rsidRPr="00497278">
          <w:rPr>
            <w:rFonts w:ascii="Times New Roman" w:hAnsi="Times New Roman" w:cs="Times New Roman"/>
            <w:i/>
            <w:rPrChange w:id="753" w:author="Elash, Brenden" w:date="2015-09-16T17:37:00Z">
              <w:rPr>
                <w:rFonts w:ascii="Times New Roman" w:hAnsi="Times New Roman" w:cs="Times New Roman"/>
              </w:rPr>
            </w:rPrChange>
          </w:rPr>
          <w:t>Applied optics</w:t>
        </w:r>
        <w:r w:rsidRPr="00392EC8">
          <w:rPr>
            <w:rFonts w:ascii="Times New Roman" w:hAnsi="Times New Roman" w:cs="Times New Roman"/>
          </w:rPr>
          <w:t>, 41, 7522</w:t>
        </w:r>
      </w:ins>
      <w:ins w:id="754" w:author="Elash, Brenden" w:date="2015-09-16T17:38:00Z">
        <w:r w:rsidR="00497278">
          <w:rPr>
            <w:rFonts w:ascii="Times New Roman" w:hAnsi="Times New Roman" w:cs="Times New Roman"/>
          </w:rPr>
          <w:t>-</w:t>
        </w:r>
      </w:ins>
      <w:ins w:id="755" w:author="Elash, Brenden" w:date="2015-09-16T17:35:00Z">
        <w:r w:rsidRPr="00392EC8">
          <w:rPr>
            <w:rFonts w:ascii="Times New Roman" w:hAnsi="Times New Roman" w:cs="Times New Roman"/>
          </w:rPr>
          <w:t>7539.</w:t>
        </w:r>
      </w:ins>
    </w:p>
    <w:p w14:paraId="4E63BEF0" w14:textId="38692BCA" w:rsidR="00392EC8" w:rsidRPr="00392EC8" w:rsidRDefault="00392EC8">
      <w:pPr>
        <w:ind w:left="284" w:hanging="284"/>
        <w:rPr>
          <w:ins w:id="756" w:author="Elash, Brenden" w:date="2015-09-16T17:35:00Z"/>
          <w:rFonts w:ascii="Times New Roman" w:hAnsi="Times New Roman" w:cs="Times New Roman"/>
        </w:rPr>
        <w:pPrChange w:id="757" w:author="Elash, Brenden" w:date="2015-09-16T17:37:00Z">
          <w:pPr/>
        </w:pPrChange>
      </w:pPr>
      <w:ins w:id="758" w:author="Elash, Brenden" w:date="2015-09-16T17:35:00Z">
        <w:r w:rsidRPr="00392EC8">
          <w:rPr>
            <w:rFonts w:ascii="Times New Roman" w:hAnsi="Times New Roman" w:cs="Times New Roman"/>
          </w:rPr>
          <w:t>Beuttell, R. G., and A. W. Brewer (1949), Instruments fo</w:t>
        </w:r>
        <w:r w:rsidR="00497278">
          <w:rPr>
            <w:rFonts w:ascii="Times New Roman" w:hAnsi="Times New Roman" w:cs="Times New Roman"/>
          </w:rPr>
          <w:t>r the measurement of the visual</w:t>
        </w:r>
      </w:ins>
      <w:ins w:id="759" w:author="Elash, Brenden" w:date="2015-09-16T17:37:00Z">
        <w:r w:rsidR="00497278">
          <w:rPr>
            <w:rFonts w:ascii="Times New Roman" w:hAnsi="Times New Roman" w:cs="Times New Roman"/>
          </w:rPr>
          <w:t xml:space="preserve"> </w:t>
        </w:r>
      </w:ins>
      <w:ins w:id="760" w:author="Elash, Brenden" w:date="2015-09-16T17:35:00Z">
        <w:r w:rsidRPr="00392EC8">
          <w:rPr>
            <w:rFonts w:ascii="Times New Roman" w:hAnsi="Times New Roman" w:cs="Times New Roman"/>
          </w:rPr>
          <w:t xml:space="preserve">range, </w:t>
        </w:r>
        <w:r w:rsidRPr="00497278">
          <w:rPr>
            <w:rFonts w:ascii="Times New Roman" w:hAnsi="Times New Roman" w:cs="Times New Roman"/>
            <w:i/>
            <w:rPrChange w:id="761" w:author="Elash, Brenden" w:date="2015-09-16T17:37:00Z">
              <w:rPr>
                <w:rFonts w:ascii="Times New Roman" w:hAnsi="Times New Roman" w:cs="Times New Roman"/>
              </w:rPr>
            </w:rPrChange>
          </w:rPr>
          <w:t>Journal of Scienti</w:t>
        </w:r>
      </w:ins>
      <w:ins w:id="762" w:author="Elash, Brenden" w:date="2015-09-16T17:37:00Z">
        <w:r w:rsidR="00497278" w:rsidRPr="00497278">
          <w:rPr>
            <w:rFonts w:ascii="Times New Roman" w:hAnsi="Times New Roman" w:cs="Times New Roman"/>
            <w:i/>
            <w:rPrChange w:id="763" w:author="Elash, Brenden" w:date="2015-09-16T17:37:00Z">
              <w:rPr>
                <w:rFonts w:ascii="Times New Roman" w:hAnsi="Times New Roman" w:cs="Times New Roman"/>
              </w:rPr>
            </w:rPrChange>
          </w:rPr>
          <w:t>fi</w:t>
        </w:r>
      </w:ins>
      <w:ins w:id="764" w:author="Elash, Brenden" w:date="2015-09-16T17:35:00Z">
        <w:r w:rsidRPr="00497278">
          <w:rPr>
            <w:rFonts w:ascii="Times New Roman" w:hAnsi="Times New Roman" w:cs="Times New Roman"/>
            <w:i/>
            <w:rPrChange w:id="765" w:author="Elash, Brenden" w:date="2015-09-16T17:37:00Z">
              <w:rPr>
                <w:rFonts w:ascii="Times New Roman" w:hAnsi="Times New Roman" w:cs="Times New Roman"/>
              </w:rPr>
            </w:rPrChange>
          </w:rPr>
          <w:t>c Instruments</w:t>
        </w:r>
        <w:r w:rsidRPr="00392EC8">
          <w:rPr>
            <w:rFonts w:ascii="Times New Roman" w:hAnsi="Times New Roman" w:cs="Times New Roman"/>
          </w:rPr>
          <w:t>, 26, 357.</w:t>
        </w:r>
      </w:ins>
    </w:p>
    <w:p w14:paraId="375072D9" w14:textId="02304427" w:rsidR="00392EC8" w:rsidRPr="00392EC8" w:rsidRDefault="00392EC8">
      <w:pPr>
        <w:ind w:left="284" w:hanging="284"/>
        <w:rPr>
          <w:ins w:id="766" w:author="Elash, Brenden" w:date="2015-09-16T17:35:00Z"/>
          <w:rFonts w:ascii="Times New Roman" w:hAnsi="Times New Roman" w:cs="Times New Roman"/>
        </w:rPr>
        <w:pPrChange w:id="767" w:author="Elash, Brenden" w:date="2015-09-16T17:38:00Z">
          <w:pPr/>
        </w:pPrChange>
      </w:pPr>
      <w:ins w:id="768" w:author="Elash, Brenden" w:date="2015-09-16T17:35:00Z">
        <w:r w:rsidRPr="00392EC8">
          <w:rPr>
            <w:rFonts w:ascii="Times New Roman" w:hAnsi="Times New Roman" w:cs="Times New Roman"/>
          </w:rPr>
          <w:t xml:space="preserve">Bourassa, A. E., D. A. Degenstein, R. L. Gattinger, and E. J. </w:t>
        </w:r>
        <w:r w:rsidR="00497278">
          <w:rPr>
            <w:rFonts w:ascii="Times New Roman" w:hAnsi="Times New Roman" w:cs="Times New Roman"/>
          </w:rPr>
          <w:t>Llewellyn (2007), Stratospheric</w:t>
        </w:r>
      </w:ins>
      <w:ins w:id="769" w:author="Elash, Brenden" w:date="2015-09-16T17:38:00Z">
        <w:r w:rsidR="00497278">
          <w:rPr>
            <w:rFonts w:ascii="Times New Roman" w:hAnsi="Times New Roman" w:cs="Times New Roman"/>
          </w:rPr>
          <w:t xml:space="preserve"> </w:t>
        </w:r>
      </w:ins>
      <w:ins w:id="770" w:author="Elash, Brenden" w:date="2015-09-16T17:35:00Z">
        <w:r w:rsidRPr="00392EC8">
          <w:rPr>
            <w:rFonts w:ascii="Times New Roman" w:hAnsi="Times New Roman" w:cs="Times New Roman"/>
          </w:rPr>
          <w:t>aerosol retrieval with optical spectrograph and infra</w:t>
        </w:r>
        <w:r w:rsidR="00497278">
          <w:rPr>
            <w:rFonts w:ascii="Times New Roman" w:hAnsi="Times New Roman" w:cs="Times New Roman"/>
          </w:rPr>
          <w:t>red imaging system limb scatter</w:t>
        </w:r>
      </w:ins>
      <w:ins w:id="771" w:author="Elash, Brenden" w:date="2015-09-16T17:38:00Z">
        <w:r w:rsidR="00497278">
          <w:rPr>
            <w:rFonts w:ascii="Times New Roman" w:hAnsi="Times New Roman" w:cs="Times New Roman"/>
          </w:rPr>
          <w:t xml:space="preserve"> </w:t>
        </w:r>
      </w:ins>
      <w:ins w:id="772" w:author="Elash, Brenden" w:date="2015-09-16T17:35:00Z">
        <w:r w:rsidRPr="00392EC8">
          <w:rPr>
            <w:rFonts w:ascii="Times New Roman" w:hAnsi="Times New Roman" w:cs="Times New Roman"/>
          </w:rPr>
          <w:t xml:space="preserve">measurements, </w:t>
        </w:r>
        <w:r w:rsidRPr="00497278">
          <w:rPr>
            <w:rFonts w:ascii="Times New Roman" w:hAnsi="Times New Roman" w:cs="Times New Roman"/>
            <w:i/>
            <w:rPrChange w:id="773" w:author="Elash, Brenden" w:date="2015-09-16T17:38:00Z">
              <w:rPr>
                <w:rFonts w:ascii="Times New Roman" w:hAnsi="Times New Roman" w:cs="Times New Roman"/>
              </w:rPr>
            </w:rPrChange>
          </w:rPr>
          <w:t>Journal of Geophysical Research (</w:t>
        </w:r>
        <w:r w:rsidR="00497278" w:rsidRPr="00497278">
          <w:rPr>
            <w:rFonts w:ascii="Times New Roman" w:hAnsi="Times New Roman" w:cs="Times New Roman"/>
            <w:i/>
            <w:rPrChange w:id="774" w:author="Elash, Brenden" w:date="2015-09-16T17:38:00Z">
              <w:rPr>
                <w:rFonts w:ascii="Times New Roman" w:hAnsi="Times New Roman" w:cs="Times New Roman"/>
              </w:rPr>
            </w:rPrChange>
          </w:rPr>
          <w:t>Atmospheres)</w:t>
        </w:r>
        <w:r w:rsidR="00497278">
          <w:rPr>
            <w:rFonts w:ascii="Times New Roman" w:hAnsi="Times New Roman" w:cs="Times New Roman"/>
          </w:rPr>
          <w:t>, 112, D10217, doi:</w:t>
        </w:r>
      </w:ins>
      <w:ins w:id="775" w:author="Elash, Brenden" w:date="2015-09-16T17:38:00Z">
        <w:r w:rsidR="00497278">
          <w:rPr>
            <w:rFonts w:ascii="Times New Roman" w:hAnsi="Times New Roman" w:cs="Times New Roman"/>
          </w:rPr>
          <w:t xml:space="preserve"> </w:t>
        </w:r>
      </w:ins>
      <w:ins w:id="776" w:author="Elash, Brenden" w:date="2015-09-16T17:35:00Z">
        <w:r w:rsidRPr="00392EC8">
          <w:rPr>
            <w:rFonts w:ascii="Times New Roman" w:hAnsi="Times New Roman" w:cs="Times New Roman"/>
          </w:rPr>
          <w:t>10.1029/2006JD008079.</w:t>
        </w:r>
      </w:ins>
    </w:p>
    <w:p w14:paraId="65266A97" w14:textId="7B317EF8" w:rsidR="00392EC8" w:rsidRPr="00392EC8" w:rsidRDefault="00392EC8">
      <w:pPr>
        <w:ind w:left="284" w:hanging="284"/>
        <w:rPr>
          <w:ins w:id="777" w:author="Elash, Brenden" w:date="2015-09-16T17:35:00Z"/>
          <w:rFonts w:ascii="Times New Roman" w:hAnsi="Times New Roman" w:cs="Times New Roman"/>
        </w:rPr>
        <w:pPrChange w:id="778" w:author="Elash, Brenden" w:date="2015-09-16T17:38:00Z">
          <w:pPr/>
        </w:pPrChange>
      </w:pPr>
      <w:ins w:id="779" w:author="Elash, Brenden" w:date="2015-09-16T17:35:00Z">
        <w:r w:rsidRPr="00392EC8">
          <w:rPr>
            <w:rFonts w:ascii="Times New Roman" w:hAnsi="Times New Roman" w:cs="Times New Roman"/>
          </w:rPr>
          <w:t>Bourassa, A. E., D. A. Degenstein, and E. J. Llewelly</w:t>
        </w:r>
        <w:r w:rsidR="00497278">
          <w:rPr>
            <w:rFonts w:ascii="Times New Roman" w:hAnsi="Times New Roman" w:cs="Times New Roman"/>
          </w:rPr>
          <w:t>n (2008), SASKTRAN: A spherical</w:t>
        </w:r>
      </w:ins>
      <w:ins w:id="780" w:author="Elash, Brenden" w:date="2015-09-16T17:38:00Z">
        <w:r w:rsidR="00497278">
          <w:rPr>
            <w:rFonts w:ascii="Times New Roman" w:hAnsi="Times New Roman" w:cs="Times New Roman"/>
          </w:rPr>
          <w:t xml:space="preserve"> </w:t>
        </w:r>
      </w:ins>
      <w:ins w:id="781" w:author="Elash, Brenden" w:date="2015-09-16T17:35:00Z">
        <w:r w:rsidRPr="00392EC8">
          <w:rPr>
            <w:rFonts w:ascii="Times New Roman" w:hAnsi="Times New Roman" w:cs="Times New Roman"/>
          </w:rPr>
          <w:t>geometry radiative transfer code for e</w:t>
        </w:r>
      </w:ins>
      <w:ins w:id="782" w:author="Elash, Brenden" w:date="2015-09-16T17:38:00Z">
        <w:r w:rsidR="00497278">
          <w:rPr>
            <w:rFonts w:ascii="Times New Roman" w:hAnsi="Times New Roman" w:cs="Times New Roman"/>
          </w:rPr>
          <w:t>ffi</w:t>
        </w:r>
      </w:ins>
      <w:ins w:id="783" w:author="Elash, Brenden" w:date="2015-09-16T17:35:00Z">
        <w:r w:rsidRPr="00392EC8">
          <w:rPr>
            <w:rFonts w:ascii="Times New Roman" w:hAnsi="Times New Roman" w:cs="Times New Roman"/>
          </w:rPr>
          <w:t xml:space="preserve">cient estimation of limb scattered sunlight, </w:t>
        </w:r>
        <w:r w:rsidRPr="00497278">
          <w:rPr>
            <w:rFonts w:ascii="Times New Roman" w:hAnsi="Times New Roman" w:cs="Times New Roman"/>
            <w:i/>
            <w:rPrChange w:id="784" w:author="Elash, Brenden" w:date="2015-09-16T17:38:00Z">
              <w:rPr>
                <w:rFonts w:ascii="Times New Roman" w:hAnsi="Times New Roman" w:cs="Times New Roman"/>
              </w:rPr>
            </w:rPrChange>
          </w:rPr>
          <w:t>Journal</w:t>
        </w:r>
      </w:ins>
      <w:ins w:id="785" w:author="Elash, Brenden" w:date="2015-09-16T17:38:00Z">
        <w:r w:rsidR="00497278" w:rsidRPr="00497278">
          <w:rPr>
            <w:rFonts w:ascii="Times New Roman" w:hAnsi="Times New Roman" w:cs="Times New Roman"/>
            <w:i/>
            <w:rPrChange w:id="786" w:author="Elash, Brenden" w:date="2015-09-16T17:38:00Z">
              <w:rPr>
                <w:rFonts w:ascii="Times New Roman" w:hAnsi="Times New Roman" w:cs="Times New Roman"/>
              </w:rPr>
            </w:rPrChange>
          </w:rPr>
          <w:t xml:space="preserve"> </w:t>
        </w:r>
      </w:ins>
      <w:ins w:id="787" w:author="Elash, Brenden" w:date="2015-09-16T17:35:00Z">
        <w:r w:rsidRPr="00497278">
          <w:rPr>
            <w:rFonts w:ascii="Times New Roman" w:hAnsi="Times New Roman" w:cs="Times New Roman"/>
            <w:i/>
            <w:rPrChange w:id="788" w:author="Elash, Brenden" w:date="2015-09-16T17:38:00Z">
              <w:rPr>
                <w:rFonts w:ascii="Times New Roman" w:hAnsi="Times New Roman" w:cs="Times New Roman"/>
              </w:rPr>
            </w:rPrChange>
          </w:rPr>
          <w:t>of Quantitative Spectroscopy and Radiative Transfer</w:t>
        </w:r>
        <w:r w:rsidRPr="00392EC8">
          <w:rPr>
            <w:rFonts w:ascii="Times New Roman" w:hAnsi="Times New Roman" w:cs="Times New Roman"/>
          </w:rPr>
          <w:t>, 109, 5</w:t>
        </w:r>
        <w:r w:rsidR="00497278">
          <w:rPr>
            <w:rFonts w:ascii="Times New Roman" w:hAnsi="Times New Roman" w:cs="Times New Roman"/>
          </w:rPr>
          <w:t>2</w:t>
        </w:r>
      </w:ins>
      <w:ins w:id="789" w:author="Elash, Brenden" w:date="2015-09-16T17:38:00Z">
        <w:r w:rsidR="00497278">
          <w:rPr>
            <w:rFonts w:ascii="Times New Roman" w:hAnsi="Times New Roman" w:cs="Times New Roman"/>
          </w:rPr>
          <w:t>-</w:t>
        </w:r>
      </w:ins>
      <w:ins w:id="790" w:author="Elash, Brenden" w:date="2015-09-16T17:35:00Z">
        <w:r w:rsidR="00497278">
          <w:rPr>
            <w:rFonts w:ascii="Times New Roman" w:hAnsi="Times New Roman" w:cs="Times New Roman"/>
          </w:rPr>
          <w:t>73, doi:10.1016/j.jqsrt.2007.</w:t>
        </w:r>
        <w:r w:rsidRPr="00392EC8">
          <w:rPr>
            <w:rFonts w:ascii="Times New Roman" w:hAnsi="Times New Roman" w:cs="Times New Roman"/>
          </w:rPr>
          <w:t>07.007.</w:t>
        </w:r>
      </w:ins>
    </w:p>
    <w:p w14:paraId="785E979E" w14:textId="79144972" w:rsidR="00392EC8" w:rsidRPr="00392EC8" w:rsidRDefault="00392EC8">
      <w:pPr>
        <w:ind w:left="284" w:hanging="284"/>
        <w:rPr>
          <w:ins w:id="791" w:author="Elash, Brenden" w:date="2015-09-16T17:35:00Z"/>
          <w:rFonts w:ascii="Times New Roman" w:hAnsi="Times New Roman" w:cs="Times New Roman"/>
        </w:rPr>
        <w:pPrChange w:id="792" w:author="Elash, Brenden" w:date="2015-09-16T17:39:00Z">
          <w:pPr/>
        </w:pPrChange>
      </w:pPr>
      <w:ins w:id="793" w:author="Elash, Brenden" w:date="2015-09-16T17:35:00Z">
        <w:r w:rsidRPr="00392EC8">
          <w:rPr>
            <w:rFonts w:ascii="Times New Roman" w:hAnsi="Times New Roman" w:cs="Times New Roman"/>
          </w:rPr>
          <w:t>Bourassa, A. E., C. A. McLinden, A. F. Bathgate, B. J. Elash</w:t>
        </w:r>
        <w:r w:rsidR="00497278">
          <w:rPr>
            <w:rFonts w:ascii="Times New Roman" w:hAnsi="Times New Roman" w:cs="Times New Roman"/>
          </w:rPr>
          <w:t>, and D. A. Degenstein (2012a),</w:t>
        </w:r>
      </w:ins>
      <w:ins w:id="794" w:author="Elash, Brenden" w:date="2015-09-16T17:38:00Z">
        <w:r w:rsidR="00497278">
          <w:rPr>
            <w:rFonts w:ascii="Times New Roman" w:hAnsi="Times New Roman" w:cs="Times New Roman"/>
          </w:rPr>
          <w:t xml:space="preserve"> </w:t>
        </w:r>
      </w:ins>
      <w:ins w:id="795" w:author="Elash, Brenden" w:date="2015-09-16T17:35:00Z">
        <w:r w:rsidRPr="00392EC8">
          <w:rPr>
            <w:rFonts w:ascii="Times New Roman" w:hAnsi="Times New Roman" w:cs="Times New Roman"/>
          </w:rPr>
          <w:t xml:space="preserve">Precision estimate for Odin-OSIRIS limb scatter retrievals, </w:t>
        </w:r>
        <w:r w:rsidR="00497278" w:rsidRPr="00497278">
          <w:rPr>
            <w:rFonts w:ascii="Times New Roman" w:hAnsi="Times New Roman" w:cs="Times New Roman"/>
            <w:i/>
            <w:rPrChange w:id="796" w:author="Elash, Brenden" w:date="2015-09-16T17:39:00Z">
              <w:rPr>
                <w:rFonts w:ascii="Times New Roman" w:hAnsi="Times New Roman" w:cs="Times New Roman"/>
              </w:rPr>
            </w:rPrChange>
          </w:rPr>
          <w:t>Journal of Geophysical Research</w:t>
        </w:r>
      </w:ins>
      <w:ins w:id="797" w:author="Elash, Brenden" w:date="2015-09-16T17:39:00Z">
        <w:r w:rsidR="00497278" w:rsidRPr="00497278">
          <w:rPr>
            <w:rFonts w:ascii="Times New Roman" w:hAnsi="Times New Roman" w:cs="Times New Roman"/>
            <w:i/>
            <w:rPrChange w:id="798" w:author="Elash, Brenden" w:date="2015-09-16T17:39:00Z">
              <w:rPr>
                <w:rFonts w:ascii="Times New Roman" w:hAnsi="Times New Roman" w:cs="Times New Roman"/>
              </w:rPr>
            </w:rPrChange>
          </w:rPr>
          <w:t xml:space="preserve"> </w:t>
        </w:r>
      </w:ins>
      <w:ins w:id="799" w:author="Elash, Brenden" w:date="2015-09-16T17:35:00Z">
        <w:r w:rsidRPr="00497278">
          <w:rPr>
            <w:rFonts w:ascii="Times New Roman" w:hAnsi="Times New Roman" w:cs="Times New Roman"/>
            <w:i/>
            <w:rPrChange w:id="800" w:author="Elash, Brenden" w:date="2015-09-16T17:39:00Z">
              <w:rPr>
                <w:rFonts w:ascii="Times New Roman" w:hAnsi="Times New Roman" w:cs="Times New Roman"/>
              </w:rPr>
            </w:rPrChange>
          </w:rPr>
          <w:t>(Atmospheres)</w:t>
        </w:r>
        <w:r w:rsidRPr="00392EC8">
          <w:rPr>
            <w:rFonts w:ascii="Times New Roman" w:hAnsi="Times New Roman" w:cs="Times New Roman"/>
          </w:rPr>
          <w:t>, 117, D04303, doi:10.1029/2011JD016976.</w:t>
        </w:r>
      </w:ins>
    </w:p>
    <w:p w14:paraId="72B79787" w14:textId="60C324E6" w:rsidR="00392EC8" w:rsidRPr="00392EC8" w:rsidRDefault="00392EC8">
      <w:pPr>
        <w:ind w:left="284" w:hanging="284"/>
        <w:rPr>
          <w:ins w:id="801" w:author="Elash, Brenden" w:date="2015-09-16T17:35:00Z"/>
          <w:rFonts w:ascii="Times New Roman" w:hAnsi="Times New Roman" w:cs="Times New Roman"/>
        </w:rPr>
        <w:pPrChange w:id="802" w:author="Elash, Brenden" w:date="2015-09-16T17:39:00Z">
          <w:pPr/>
        </w:pPrChange>
      </w:pPr>
      <w:ins w:id="803" w:author="Elash, Brenden" w:date="2015-09-16T17:35:00Z">
        <w:r w:rsidRPr="00392EC8">
          <w:rPr>
            <w:rFonts w:ascii="Times New Roman" w:hAnsi="Times New Roman" w:cs="Times New Roman"/>
          </w:rPr>
          <w:t xml:space="preserve">Bourassa, A. E., L. A. Rieger, N. D. Lloyd, and D. A. </w:t>
        </w:r>
        <w:r w:rsidR="00497278">
          <w:rPr>
            <w:rFonts w:ascii="Times New Roman" w:hAnsi="Times New Roman" w:cs="Times New Roman"/>
          </w:rPr>
          <w:t>Degenstein (2012b), Odin-OSIRIS</w:t>
        </w:r>
      </w:ins>
      <w:ins w:id="804" w:author="Elash, Brenden" w:date="2015-09-16T17:39:00Z">
        <w:r w:rsidR="00497278">
          <w:rPr>
            <w:rFonts w:ascii="Times New Roman" w:hAnsi="Times New Roman" w:cs="Times New Roman"/>
          </w:rPr>
          <w:t xml:space="preserve"> </w:t>
        </w:r>
      </w:ins>
      <w:ins w:id="805" w:author="Elash, Brenden" w:date="2015-09-16T17:35:00Z">
        <w:r w:rsidRPr="00392EC8">
          <w:rPr>
            <w:rFonts w:ascii="Times New Roman" w:hAnsi="Times New Roman" w:cs="Times New Roman"/>
          </w:rPr>
          <w:t>stratospheric aerosol data product and SAGE III interco</w:t>
        </w:r>
        <w:r w:rsidR="00497278">
          <w:rPr>
            <w:rFonts w:ascii="Times New Roman" w:hAnsi="Times New Roman" w:cs="Times New Roman"/>
          </w:rPr>
          <w:t xml:space="preserve">mparison, </w:t>
        </w:r>
        <w:r w:rsidR="00497278" w:rsidRPr="00497278">
          <w:rPr>
            <w:rFonts w:ascii="Times New Roman" w:hAnsi="Times New Roman" w:cs="Times New Roman"/>
            <w:i/>
            <w:rPrChange w:id="806" w:author="Elash, Brenden" w:date="2015-09-16T17:39:00Z">
              <w:rPr>
                <w:rFonts w:ascii="Times New Roman" w:hAnsi="Times New Roman" w:cs="Times New Roman"/>
              </w:rPr>
            </w:rPrChange>
          </w:rPr>
          <w:t>Atmospheric Chemistry</w:t>
        </w:r>
      </w:ins>
      <w:ins w:id="807" w:author="Elash, Brenden" w:date="2015-09-16T17:39:00Z">
        <w:r w:rsidR="00497278" w:rsidRPr="00497278">
          <w:rPr>
            <w:rFonts w:ascii="Times New Roman" w:hAnsi="Times New Roman" w:cs="Times New Roman"/>
            <w:i/>
            <w:rPrChange w:id="808" w:author="Elash, Brenden" w:date="2015-09-16T17:39:00Z">
              <w:rPr>
                <w:rFonts w:ascii="Times New Roman" w:hAnsi="Times New Roman" w:cs="Times New Roman"/>
              </w:rPr>
            </w:rPrChange>
          </w:rPr>
          <w:t xml:space="preserve"> </w:t>
        </w:r>
      </w:ins>
      <w:ins w:id="809" w:author="Elash, Brenden" w:date="2015-09-16T17:35:00Z">
        <w:r w:rsidRPr="00497278">
          <w:rPr>
            <w:rFonts w:ascii="Times New Roman" w:hAnsi="Times New Roman" w:cs="Times New Roman"/>
            <w:i/>
            <w:rPrChange w:id="810" w:author="Elash, Brenden" w:date="2015-09-16T17:39:00Z">
              <w:rPr>
                <w:rFonts w:ascii="Times New Roman" w:hAnsi="Times New Roman" w:cs="Times New Roman"/>
              </w:rPr>
            </w:rPrChange>
          </w:rPr>
          <w:t>&amp; Physics</w:t>
        </w:r>
        <w:r w:rsidRPr="00392EC8">
          <w:rPr>
            <w:rFonts w:ascii="Times New Roman" w:hAnsi="Times New Roman" w:cs="Times New Roman"/>
          </w:rPr>
          <w:t>, 12, 605{614, doi:10.5194/acp-12-605-2012.</w:t>
        </w:r>
      </w:ins>
    </w:p>
    <w:p w14:paraId="3F47698D" w14:textId="1D5ABF55" w:rsidR="00392EC8" w:rsidRPr="00392EC8" w:rsidRDefault="00392EC8">
      <w:pPr>
        <w:ind w:left="284" w:hanging="284"/>
        <w:rPr>
          <w:ins w:id="811" w:author="Elash, Brenden" w:date="2015-09-16T17:35:00Z"/>
          <w:rFonts w:ascii="Times New Roman" w:hAnsi="Times New Roman" w:cs="Times New Roman"/>
        </w:rPr>
        <w:pPrChange w:id="812" w:author="Elash, Brenden" w:date="2015-09-16T17:39:00Z">
          <w:pPr/>
        </w:pPrChange>
      </w:pPr>
      <w:ins w:id="813" w:author="Elash, Brenden" w:date="2015-09-16T17:35:00Z">
        <w:r w:rsidRPr="00392EC8">
          <w:rPr>
            <w:rFonts w:ascii="Times New Roman" w:hAnsi="Times New Roman" w:cs="Times New Roman"/>
          </w:rPr>
          <w:t>Bourassa, A. E., A. Robock, W. J. Randel, T. Deshler, L</w:t>
        </w:r>
        <w:r w:rsidR="00497278">
          <w:rPr>
            <w:rFonts w:ascii="Times New Roman" w:hAnsi="Times New Roman" w:cs="Times New Roman"/>
          </w:rPr>
          <w:t>. A. Rieger, N. D. Lloyd, E. T.</w:t>
        </w:r>
      </w:ins>
      <w:ins w:id="814" w:author="Elash, Brenden" w:date="2015-09-16T17:39:00Z">
        <w:r w:rsidR="00497278">
          <w:rPr>
            <w:rFonts w:ascii="Times New Roman" w:hAnsi="Times New Roman" w:cs="Times New Roman"/>
          </w:rPr>
          <w:t xml:space="preserve"> </w:t>
        </w:r>
      </w:ins>
      <w:ins w:id="815" w:author="Elash, Brenden" w:date="2015-09-16T17:35:00Z">
        <w:r w:rsidRPr="00392EC8">
          <w:rPr>
            <w:rFonts w:ascii="Times New Roman" w:hAnsi="Times New Roman" w:cs="Times New Roman"/>
          </w:rPr>
          <w:t>Llewellyn, and D. A. Degenstein (2012), Large volcanic a</w:t>
        </w:r>
        <w:r w:rsidR="00497278">
          <w:rPr>
            <w:rFonts w:ascii="Times New Roman" w:hAnsi="Times New Roman" w:cs="Times New Roman"/>
          </w:rPr>
          <w:t>erosol load in the stratosphere</w:t>
        </w:r>
      </w:ins>
      <w:ins w:id="816" w:author="Elash, Brenden" w:date="2015-09-16T17:39:00Z">
        <w:r w:rsidR="00497278">
          <w:rPr>
            <w:rFonts w:ascii="Times New Roman" w:hAnsi="Times New Roman" w:cs="Times New Roman"/>
          </w:rPr>
          <w:t xml:space="preserve"> </w:t>
        </w:r>
      </w:ins>
      <w:ins w:id="817" w:author="Elash, Brenden" w:date="2015-09-16T17:35:00Z">
        <w:r w:rsidRPr="00392EC8">
          <w:rPr>
            <w:rFonts w:ascii="Times New Roman" w:hAnsi="Times New Roman" w:cs="Times New Roman"/>
          </w:rPr>
          <w:t xml:space="preserve">linked to asian monsoon transport, </w:t>
        </w:r>
        <w:r w:rsidRPr="00497278">
          <w:rPr>
            <w:rFonts w:ascii="Times New Roman" w:hAnsi="Times New Roman" w:cs="Times New Roman"/>
            <w:i/>
            <w:rPrChange w:id="818" w:author="Elash, Brenden" w:date="2015-09-16T17:39:00Z">
              <w:rPr>
                <w:rFonts w:ascii="Times New Roman" w:hAnsi="Times New Roman" w:cs="Times New Roman"/>
              </w:rPr>
            </w:rPrChange>
          </w:rPr>
          <w:t>Science</w:t>
        </w:r>
        <w:r w:rsidRPr="00392EC8">
          <w:rPr>
            <w:rFonts w:ascii="Times New Roman" w:hAnsi="Times New Roman" w:cs="Times New Roman"/>
          </w:rPr>
          <w:t>, 337, 78</w:t>
        </w:r>
      </w:ins>
      <w:ins w:id="819" w:author="Elash, Brenden" w:date="2015-09-16T17:39:00Z">
        <w:r w:rsidR="00497278">
          <w:rPr>
            <w:rFonts w:ascii="Times New Roman" w:hAnsi="Times New Roman" w:cs="Times New Roman"/>
          </w:rPr>
          <w:t>-</w:t>
        </w:r>
      </w:ins>
      <w:ins w:id="820" w:author="Elash, Brenden" w:date="2015-09-16T17:35:00Z">
        <w:r w:rsidRPr="00392EC8">
          <w:rPr>
            <w:rFonts w:ascii="Times New Roman" w:hAnsi="Times New Roman" w:cs="Times New Roman"/>
          </w:rPr>
          <w:t>81.</w:t>
        </w:r>
      </w:ins>
    </w:p>
    <w:p w14:paraId="17878021" w14:textId="5743A66B" w:rsidR="00392EC8" w:rsidRPr="00392EC8" w:rsidRDefault="00392EC8">
      <w:pPr>
        <w:ind w:left="284" w:hanging="284"/>
        <w:rPr>
          <w:ins w:id="821" w:author="Elash, Brenden" w:date="2015-09-16T17:35:00Z"/>
          <w:rFonts w:ascii="Times New Roman" w:hAnsi="Times New Roman" w:cs="Times New Roman"/>
        </w:rPr>
        <w:pPrChange w:id="822" w:author="Elash, Brenden" w:date="2015-09-16T17:39:00Z">
          <w:pPr/>
        </w:pPrChange>
      </w:pPr>
      <w:ins w:id="823" w:author="Elash, Brenden" w:date="2015-09-16T17:35:00Z">
        <w:r w:rsidRPr="00392EC8">
          <w:rPr>
            <w:rFonts w:ascii="Times New Roman" w:hAnsi="Times New Roman" w:cs="Times New Roman"/>
          </w:rPr>
          <w:t>Bourassa, A. E., A. Robock, W. J. Randel, T. Deshler, L. A. Rie</w:t>
        </w:r>
        <w:r w:rsidR="00497278">
          <w:rPr>
            <w:rFonts w:ascii="Times New Roman" w:hAnsi="Times New Roman" w:cs="Times New Roman"/>
          </w:rPr>
          <w:t>ger, N. D. Lloyd, E. Llewellyn,</w:t>
        </w:r>
      </w:ins>
      <w:ins w:id="824" w:author="Elash, Brenden" w:date="2015-09-16T17:39:00Z">
        <w:r w:rsidR="00497278">
          <w:rPr>
            <w:rFonts w:ascii="Times New Roman" w:hAnsi="Times New Roman" w:cs="Times New Roman"/>
          </w:rPr>
          <w:t xml:space="preserve"> </w:t>
        </w:r>
      </w:ins>
      <w:ins w:id="825" w:author="Elash, Brenden" w:date="2015-09-16T17:35:00Z">
        <w:r w:rsidRPr="00392EC8">
          <w:rPr>
            <w:rFonts w:ascii="Times New Roman" w:hAnsi="Times New Roman" w:cs="Times New Roman"/>
          </w:rPr>
          <w:t>and D. A. Degenstein (2013), Response to comments on" large volcanic a</w:t>
        </w:r>
        <w:r w:rsidR="00497278">
          <w:rPr>
            <w:rFonts w:ascii="Times New Roman" w:hAnsi="Times New Roman" w:cs="Times New Roman"/>
          </w:rPr>
          <w:t>erosol load in the</w:t>
        </w:r>
      </w:ins>
      <w:ins w:id="826" w:author="Elash, Brenden" w:date="2015-09-16T17:39:00Z">
        <w:r w:rsidR="00497278">
          <w:rPr>
            <w:rFonts w:ascii="Times New Roman" w:hAnsi="Times New Roman" w:cs="Times New Roman"/>
          </w:rPr>
          <w:t xml:space="preserve"> </w:t>
        </w:r>
      </w:ins>
      <w:ins w:id="827" w:author="Elash, Brenden" w:date="2015-09-16T17:35:00Z">
        <w:r w:rsidRPr="00392EC8">
          <w:rPr>
            <w:rFonts w:ascii="Times New Roman" w:hAnsi="Times New Roman" w:cs="Times New Roman"/>
          </w:rPr>
          <w:t xml:space="preserve">stratosphere linked to asian monsoon transport", </w:t>
        </w:r>
        <w:r w:rsidRPr="00497278">
          <w:rPr>
            <w:rFonts w:ascii="Times New Roman" w:hAnsi="Times New Roman" w:cs="Times New Roman"/>
            <w:i/>
            <w:rPrChange w:id="828" w:author="Elash, Brenden" w:date="2015-09-16T17:39:00Z">
              <w:rPr>
                <w:rFonts w:ascii="Times New Roman" w:hAnsi="Times New Roman" w:cs="Times New Roman"/>
              </w:rPr>
            </w:rPrChange>
          </w:rPr>
          <w:t>Science,</w:t>
        </w:r>
        <w:r w:rsidRPr="00392EC8">
          <w:rPr>
            <w:rFonts w:ascii="Times New Roman" w:hAnsi="Times New Roman" w:cs="Times New Roman"/>
          </w:rPr>
          <w:t xml:space="preserve"> 339, 647</w:t>
        </w:r>
      </w:ins>
      <w:ins w:id="829" w:author="Elash, Brenden" w:date="2015-09-16T17:39:00Z">
        <w:r w:rsidR="00497278">
          <w:rPr>
            <w:rFonts w:ascii="Times New Roman" w:hAnsi="Times New Roman" w:cs="Times New Roman"/>
          </w:rPr>
          <w:t>-</w:t>
        </w:r>
      </w:ins>
      <w:ins w:id="830" w:author="Elash, Brenden" w:date="2015-09-16T17:35:00Z">
        <w:r w:rsidRPr="00392EC8">
          <w:rPr>
            <w:rFonts w:ascii="Times New Roman" w:hAnsi="Times New Roman" w:cs="Times New Roman"/>
          </w:rPr>
          <w:t>647.</w:t>
        </w:r>
      </w:ins>
    </w:p>
    <w:p w14:paraId="4A2586B2" w14:textId="24A4BF01" w:rsidR="00392EC8" w:rsidRPr="00392EC8" w:rsidRDefault="00392EC8">
      <w:pPr>
        <w:ind w:left="284" w:hanging="284"/>
        <w:rPr>
          <w:ins w:id="831" w:author="Elash, Brenden" w:date="2015-09-16T17:35:00Z"/>
          <w:rFonts w:ascii="Times New Roman" w:hAnsi="Times New Roman" w:cs="Times New Roman"/>
        </w:rPr>
        <w:pPrChange w:id="832" w:author="Elash, Brenden" w:date="2015-09-16T17:40:00Z">
          <w:pPr/>
        </w:pPrChange>
      </w:pPr>
      <w:ins w:id="833" w:author="Elash, Brenden" w:date="2015-09-16T17:35:00Z">
        <w:r w:rsidRPr="00392EC8">
          <w:rPr>
            <w:rFonts w:ascii="Times New Roman" w:hAnsi="Times New Roman" w:cs="Times New Roman"/>
          </w:rPr>
          <w:t>Bovensmann, H., J. Burrows, M. Buchwitz, J. Frerick, S. No</w:t>
        </w:r>
        <w:r w:rsidR="00497278">
          <w:rPr>
            <w:rFonts w:ascii="Times New Roman" w:hAnsi="Times New Roman" w:cs="Times New Roman"/>
          </w:rPr>
          <w:t>el, V. Rozanov, K. Chance, and</w:t>
        </w:r>
      </w:ins>
      <w:ins w:id="834" w:author="Elash, Brenden" w:date="2015-09-16T17:40:00Z">
        <w:r w:rsidR="00497278">
          <w:rPr>
            <w:rFonts w:ascii="Times New Roman" w:hAnsi="Times New Roman" w:cs="Times New Roman"/>
          </w:rPr>
          <w:t xml:space="preserve"> </w:t>
        </w:r>
      </w:ins>
      <w:ins w:id="835" w:author="Elash, Brenden" w:date="2015-09-16T17:35:00Z">
        <w:r w:rsidRPr="00392EC8">
          <w:rPr>
            <w:rFonts w:ascii="Times New Roman" w:hAnsi="Times New Roman" w:cs="Times New Roman"/>
          </w:rPr>
          <w:t xml:space="preserve">A. Goede (1999), Sciamachy: Mission objectives and measurement modes, </w:t>
        </w:r>
        <w:r w:rsidRPr="00497278">
          <w:rPr>
            <w:rFonts w:ascii="Times New Roman" w:hAnsi="Times New Roman" w:cs="Times New Roman"/>
            <w:i/>
            <w:rPrChange w:id="836" w:author="Elash, Brenden" w:date="2015-09-16T17:40:00Z">
              <w:rPr>
                <w:rFonts w:ascii="Times New Roman" w:hAnsi="Times New Roman" w:cs="Times New Roman"/>
              </w:rPr>
            </w:rPrChange>
          </w:rPr>
          <w:t>Journ</w:t>
        </w:r>
        <w:r w:rsidR="00497278" w:rsidRPr="00497278">
          <w:rPr>
            <w:rFonts w:ascii="Times New Roman" w:hAnsi="Times New Roman" w:cs="Times New Roman"/>
            <w:i/>
            <w:rPrChange w:id="837" w:author="Elash, Brenden" w:date="2015-09-16T17:40:00Z">
              <w:rPr>
                <w:rFonts w:ascii="Times New Roman" w:hAnsi="Times New Roman" w:cs="Times New Roman"/>
              </w:rPr>
            </w:rPrChange>
          </w:rPr>
          <w:t>al of the</w:t>
        </w:r>
      </w:ins>
      <w:ins w:id="838" w:author="Elash, Brenden" w:date="2015-09-16T17:40:00Z">
        <w:r w:rsidR="00497278" w:rsidRPr="00497278">
          <w:rPr>
            <w:rFonts w:ascii="Times New Roman" w:hAnsi="Times New Roman" w:cs="Times New Roman"/>
            <w:i/>
            <w:rPrChange w:id="839" w:author="Elash, Brenden" w:date="2015-09-16T17:40:00Z">
              <w:rPr>
                <w:rFonts w:ascii="Times New Roman" w:hAnsi="Times New Roman" w:cs="Times New Roman"/>
              </w:rPr>
            </w:rPrChange>
          </w:rPr>
          <w:t xml:space="preserve"> </w:t>
        </w:r>
      </w:ins>
      <w:ins w:id="840" w:author="Elash, Brenden" w:date="2015-09-16T17:35:00Z">
        <w:r w:rsidRPr="00497278">
          <w:rPr>
            <w:rFonts w:ascii="Times New Roman" w:hAnsi="Times New Roman" w:cs="Times New Roman"/>
            <w:i/>
            <w:rPrChange w:id="841" w:author="Elash, Brenden" w:date="2015-09-16T17:40:00Z">
              <w:rPr>
                <w:rFonts w:ascii="Times New Roman" w:hAnsi="Times New Roman" w:cs="Times New Roman"/>
              </w:rPr>
            </w:rPrChange>
          </w:rPr>
          <w:t>Atmospheric Sciences</w:t>
        </w:r>
        <w:r w:rsidRPr="00392EC8">
          <w:rPr>
            <w:rFonts w:ascii="Times New Roman" w:hAnsi="Times New Roman" w:cs="Times New Roman"/>
          </w:rPr>
          <w:t>, 56, 127</w:t>
        </w:r>
      </w:ins>
      <w:ins w:id="842" w:author="Elash, Brenden" w:date="2015-09-16T17:40:00Z">
        <w:r w:rsidR="00497278">
          <w:rPr>
            <w:rFonts w:ascii="Times New Roman" w:hAnsi="Times New Roman" w:cs="Times New Roman"/>
          </w:rPr>
          <w:t>-</w:t>
        </w:r>
      </w:ins>
      <w:ins w:id="843" w:author="Elash, Brenden" w:date="2015-09-16T17:35:00Z">
        <w:r w:rsidRPr="00392EC8">
          <w:rPr>
            <w:rFonts w:ascii="Times New Roman" w:hAnsi="Times New Roman" w:cs="Times New Roman"/>
          </w:rPr>
          <w:t>150.</w:t>
        </w:r>
      </w:ins>
    </w:p>
    <w:p w14:paraId="16603410" w14:textId="3EE81141" w:rsidR="00392EC8" w:rsidRPr="00392EC8" w:rsidRDefault="00392EC8">
      <w:pPr>
        <w:ind w:left="284" w:hanging="284"/>
        <w:rPr>
          <w:ins w:id="844" w:author="Elash, Brenden" w:date="2015-09-16T17:35:00Z"/>
          <w:rFonts w:ascii="Times New Roman" w:hAnsi="Times New Roman" w:cs="Times New Roman"/>
        </w:rPr>
        <w:pPrChange w:id="845" w:author="Elash, Brenden" w:date="2015-09-16T17:40:00Z">
          <w:pPr/>
        </w:pPrChange>
      </w:pPr>
      <w:ins w:id="846" w:author="Elash, Brenden" w:date="2015-09-16T17:35:00Z">
        <w:r w:rsidRPr="00392EC8">
          <w:rPr>
            <w:rFonts w:ascii="Times New Roman" w:hAnsi="Times New Roman" w:cs="Times New Roman"/>
          </w:rPr>
          <w:t>Charlson, R. J., N. Ahlquist, H. Selvidge, and P. MacCready Jr (1</w:t>
        </w:r>
        <w:r w:rsidR="00497278">
          <w:rPr>
            <w:rFonts w:ascii="Times New Roman" w:hAnsi="Times New Roman" w:cs="Times New Roman"/>
          </w:rPr>
          <w:t>969), Monitoring of atmospheric</w:t>
        </w:r>
      </w:ins>
      <w:ins w:id="847" w:author="Elash, Brenden" w:date="2015-09-16T17:40:00Z">
        <w:r w:rsidR="00497278">
          <w:rPr>
            <w:rFonts w:ascii="Times New Roman" w:hAnsi="Times New Roman" w:cs="Times New Roman"/>
          </w:rPr>
          <w:t xml:space="preserve"> </w:t>
        </w:r>
      </w:ins>
      <w:ins w:id="848" w:author="Elash, Brenden" w:date="2015-09-16T17:35:00Z">
        <w:r w:rsidRPr="00392EC8">
          <w:rPr>
            <w:rFonts w:ascii="Times New Roman" w:hAnsi="Times New Roman" w:cs="Times New Roman"/>
          </w:rPr>
          <w:t>aerosol parameters with the integrating nephelomete</w:t>
        </w:r>
        <w:r w:rsidR="00497278">
          <w:rPr>
            <w:rFonts w:ascii="Times New Roman" w:hAnsi="Times New Roman" w:cs="Times New Roman"/>
          </w:rPr>
          <w:t xml:space="preserve">r, </w:t>
        </w:r>
        <w:r w:rsidR="00497278" w:rsidRPr="00497278">
          <w:rPr>
            <w:rFonts w:ascii="Times New Roman" w:hAnsi="Times New Roman" w:cs="Times New Roman"/>
            <w:i/>
            <w:rPrChange w:id="849" w:author="Elash, Brenden" w:date="2015-09-16T17:40:00Z">
              <w:rPr>
                <w:rFonts w:ascii="Times New Roman" w:hAnsi="Times New Roman" w:cs="Times New Roman"/>
              </w:rPr>
            </w:rPrChange>
          </w:rPr>
          <w:t>Journal of the Air Pollution</w:t>
        </w:r>
      </w:ins>
      <w:ins w:id="850" w:author="Elash, Brenden" w:date="2015-09-16T17:40:00Z">
        <w:r w:rsidR="00497278" w:rsidRPr="00497278">
          <w:rPr>
            <w:rFonts w:ascii="Times New Roman" w:hAnsi="Times New Roman" w:cs="Times New Roman"/>
            <w:i/>
            <w:rPrChange w:id="851" w:author="Elash, Brenden" w:date="2015-09-16T17:40:00Z">
              <w:rPr>
                <w:rFonts w:ascii="Times New Roman" w:hAnsi="Times New Roman" w:cs="Times New Roman"/>
              </w:rPr>
            </w:rPrChange>
          </w:rPr>
          <w:t xml:space="preserve"> </w:t>
        </w:r>
      </w:ins>
      <w:ins w:id="852" w:author="Elash, Brenden" w:date="2015-09-16T17:35:00Z">
        <w:r w:rsidRPr="00497278">
          <w:rPr>
            <w:rFonts w:ascii="Times New Roman" w:hAnsi="Times New Roman" w:cs="Times New Roman"/>
            <w:i/>
            <w:rPrChange w:id="853" w:author="Elash, Brenden" w:date="2015-09-16T17:40:00Z">
              <w:rPr>
                <w:rFonts w:ascii="Times New Roman" w:hAnsi="Times New Roman" w:cs="Times New Roman"/>
              </w:rPr>
            </w:rPrChange>
          </w:rPr>
          <w:t>Control Association</w:t>
        </w:r>
        <w:r w:rsidRPr="00392EC8">
          <w:rPr>
            <w:rFonts w:ascii="Times New Roman" w:hAnsi="Times New Roman" w:cs="Times New Roman"/>
          </w:rPr>
          <w:t>, 19, 937</w:t>
        </w:r>
      </w:ins>
      <w:ins w:id="854" w:author="Elash, Brenden" w:date="2015-09-16T17:40:00Z">
        <w:r w:rsidR="00497278">
          <w:rPr>
            <w:rFonts w:ascii="Times New Roman" w:hAnsi="Times New Roman" w:cs="Times New Roman"/>
          </w:rPr>
          <w:t>-</w:t>
        </w:r>
      </w:ins>
      <w:ins w:id="855" w:author="Elash, Brenden" w:date="2015-09-16T17:35:00Z">
        <w:r w:rsidRPr="00392EC8">
          <w:rPr>
            <w:rFonts w:ascii="Times New Roman" w:hAnsi="Times New Roman" w:cs="Times New Roman"/>
          </w:rPr>
          <w:t>942.</w:t>
        </w:r>
      </w:ins>
    </w:p>
    <w:p w14:paraId="779F960F" w14:textId="0A72CC17" w:rsidR="00392EC8" w:rsidRPr="00392EC8" w:rsidRDefault="00392EC8">
      <w:pPr>
        <w:ind w:left="284" w:hanging="284"/>
        <w:rPr>
          <w:ins w:id="856" w:author="Elash, Brenden" w:date="2015-09-16T17:35:00Z"/>
          <w:rFonts w:ascii="Times New Roman" w:hAnsi="Times New Roman" w:cs="Times New Roman"/>
        </w:rPr>
        <w:pPrChange w:id="857" w:author="Elash, Brenden" w:date="2015-09-16T17:40:00Z">
          <w:pPr/>
        </w:pPrChange>
      </w:pPr>
      <w:ins w:id="858" w:author="Elash, Brenden" w:date="2015-09-16T17:35:00Z">
        <w:r w:rsidRPr="00392EC8">
          <w:rPr>
            <w:rFonts w:ascii="Times New Roman" w:hAnsi="Times New Roman" w:cs="Times New Roman"/>
          </w:rPr>
          <w:t>Chazette, P., C. David, J. Lefrere, S. Godin, J. Pelon, an</w:t>
        </w:r>
        <w:r w:rsidR="00497278">
          <w:rPr>
            <w:rFonts w:ascii="Times New Roman" w:hAnsi="Times New Roman" w:cs="Times New Roman"/>
          </w:rPr>
          <w:t>d G. M</w:t>
        </w:r>
      </w:ins>
      <w:ins w:id="859" w:author="Elash, Brenden" w:date="2015-09-16T17:42:00Z">
        <w:r w:rsidR="00497278">
          <w:rPr>
            <w:rFonts w:ascii="Times New Roman" w:hAnsi="Times New Roman" w:cs="Times New Roman"/>
          </w:rPr>
          <w:t>é</w:t>
        </w:r>
      </w:ins>
      <w:ins w:id="860" w:author="Elash, Brenden" w:date="2015-09-16T17:35:00Z">
        <w:r w:rsidR="00497278">
          <w:rPr>
            <w:rFonts w:ascii="Times New Roman" w:hAnsi="Times New Roman" w:cs="Times New Roman"/>
          </w:rPr>
          <w:t>gie (1995), Comparative</w:t>
        </w:r>
      </w:ins>
      <w:ins w:id="861" w:author="Elash, Brenden" w:date="2015-09-16T17:40:00Z">
        <w:r w:rsidR="00497278">
          <w:rPr>
            <w:rFonts w:ascii="Times New Roman" w:hAnsi="Times New Roman" w:cs="Times New Roman"/>
          </w:rPr>
          <w:t xml:space="preserve"> </w:t>
        </w:r>
      </w:ins>
      <w:ins w:id="862" w:author="Elash, Brenden" w:date="2015-09-16T17:35:00Z">
        <w:r w:rsidRPr="00392EC8">
          <w:rPr>
            <w:rFonts w:ascii="Times New Roman" w:hAnsi="Times New Roman" w:cs="Times New Roman"/>
          </w:rPr>
          <w:t>lidar study of the optical, geometrical, and dynamical propertie</w:t>
        </w:r>
        <w:r w:rsidR="00497278">
          <w:rPr>
            <w:rFonts w:ascii="Times New Roman" w:hAnsi="Times New Roman" w:cs="Times New Roman"/>
          </w:rPr>
          <w:t>s of stratospheric postvolcanic</w:t>
        </w:r>
      </w:ins>
      <w:ins w:id="863" w:author="Elash, Brenden" w:date="2015-09-16T17:40:00Z">
        <w:r w:rsidR="00497278">
          <w:rPr>
            <w:rFonts w:ascii="Times New Roman" w:hAnsi="Times New Roman" w:cs="Times New Roman"/>
          </w:rPr>
          <w:t xml:space="preserve"> </w:t>
        </w:r>
      </w:ins>
      <w:ins w:id="864" w:author="Elash, Brenden" w:date="2015-09-16T17:35:00Z">
        <w:r w:rsidRPr="00392EC8">
          <w:rPr>
            <w:rFonts w:ascii="Times New Roman" w:hAnsi="Times New Roman" w:cs="Times New Roman"/>
          </w:rPr>
          <w:t>aerosols, following the eruptions of el chichon and mount pinatubo,</w:t>
        </w:r>
        <w:r w:rsidR="00497278">
          <w:rPr>
            <w:rFonts w:ascii="Times New Roman" w:hAnsi="Times New Roman" w:cs="Times New Roman"/>
          </w:rPr>
          <w:t xml:space="preserve"> </w:t>
        </w:r>
        <w:r w:rsidR="00497278" w:rsidRPr="00497278">
          <w:rPr>
            <w:rFonts w:ascii="Times New Roman" w:hAnsi="Times New Roman" w:cs="Times New Roman"/>
            <w:i/>
            <w:rPrChange w:id="865" w:author="Elash, Brenden" w:date="2015-09-16T17:40:00Z">
              <w:rPr>
                <w:rFonts w:ascii="Times New Roman" w:hAnsi="Times New Roman" w:cs="Times New Roman"/>
              </w:rPr>
            </w:rPrChange>
          </w:rPr>
          <w:t>JOURNAL OF</w:t>
        </w:r>
      </w:ins>
      <w:ins w:id="866" w:author="Elash, Brenden" w:date="2015-09-16T17:40:00Z">
        <w:r w:rsidR="00497278" w:rsidRPr="00497278">
          <w:rPr>
            <w:rFonts w:ascii="Times New Roman" w:hAnsi="Times New Roman" w:cs="Times New Roman"/>
            <w:i/>
            <w:rPrChange w:id="867" w:author="Elash, Brenden" w:date="2015-09-16T17:40:00Z">
              <w:rPr>
                <w:rFonts w:ascii="Times New Roman" w:hAnsi="Times New Roman" w:cs="Times New Roman"/>
              </w:rPr>
            </w:rPrChange>
          </w:rPr>
          <w:t xml:space="preserve"> </w:t>
        </w:r>
      </w:ins>
      <w:ins w:id="868" w:author="Elash, Brenden" w:date="2015-09-16T17:35:00Z">
        <w:r w:rsidRPr="00497278">
          <w:rPr>
            <w:rFonts w:ascii="Times New Roman" w:hAnsi="Times New Roman" w:cs="Times New Roman"/>
            <w:i/>
            <w:rPrChange w:id="869" w:author="Elash, Brenden" w:date="2015-09-16T17:40:00Z">
              <w:rPr>
                <w:rFonts w:ascii="Times New Roman" w:hAnsi="Times New Roman" w:cs="Times New Roman"/>
              </w:rPr>
            </w:rPrChange>
          </w:rPr>
          <w:t>GEOPHYSICA</w:t>
        </w:r>
        <w:r w:rsidR="00497278" w:rsidRPr="0017201B">
          <w:rPr>
            <w:rFonts w:ascii="Times New Roman" w:hAnsi="Times New Roman" w:cs="Times New Roman"/>
            <w:i/>
          </w:rPr>
          <w:t xml:space="preserve">L RESEARCH </w:t>
        </w:r>
        <w:r w:rsidR="00497278" w:rsidRPr="00497278">
          <w:rPr>
            <w:rFonts w:ascii="Times New Roman" w:hAnsi="Times New Roman" w:cs="Times New Roman"/>
            <w:i/>
            <w:rPrChange w:id="870" w:author="Elash, Brenden" w:date="2015-09-16T17:40:00Z">
              <w:rPr>
                <w:rFonts w:ascii="Times New Roman" w:hAnsi="Times New Roman" w:cs="Times New Roman"/>
              </w:rPr>
            </w:rPrChange>
          </w:rPr>
          <w:t>ALL SERIES</w:t>
        </w:r>
        <w:r w:rsidR="00497278">
          <w:rPr>
            <w:rFonts w:ascii="Times New Roman" w:hAnsi="Times New Roman" w:cs="Times New Roman"/>
          </w:rPr>
          <w:t>, 100, 23-195.</w:t>
        </w:r>
      </w:ins>
    </w:p>
    <w:p w14:paraId="5A741FE4" w14:textId="641EE8BF" w:rsidR="00392EC8" w:rsidRPr="00392EC8" w:rsidRDefault="00392EC8">
      <w:pPr>
        <w:ind w:left="284" w:hanging="284"/>
        <w:rPr>
          <w:ins w:id="871" w:author="Elash, Brenden" w:date="2015-09-16T17:35:00Z"/>
          <w:rFonts w:ascii="Times New Roman" w:hAnsi="Times New Roman" w:cs="Times New Roman"/>
        </w:rPr>
        <w:pPrChange w:id="872" w:author="Elash, Brenden" w:date="2015-09-16T17:41:00Z">
          <w:pPr/>
        </w:pPrChange>
      </w:pPr>
      <w:ins w:id="873" w:author="Elash, Brenden" w:date="2015-09-16T17:35:00Z">
        <w:r w:rsidRPr="00392EC8">
          <w:rPr>
            <w:rFonts w:ascii="Times New Roman" w:hAnsi="Times New Roman" w:cs="Times New Roman"/>
          </w:rPr>
          <w:t xml:space="preserve">Cisewski, M., J. Zawodny, J. Gasbarre, R. Eckman, N. </w:t>
        </w:r>
        <w:r w:rsidR="00497278">
          <w:rPr>
            <w:rFonts w:ascii="Times New Roman" w:hAnsi="Times New Roman" w:cs="Times New Roman"/>
          </w:rPr>
          <w:t>Topiwala, O. Rodriguez-Alvarez,</w:t>
        </w:r>
      </w:ins>
      <w:ins w:id="874" w:author="Elash, Brenden" w:date="2015-09-16T17:40:00Z">
        <w:r w:rsidR="00497278">
          <w:rPr>
            <w:rFonts w:ascii="Times New Roman" w:hAnsi="Times New Roman" w:cs="Times New Roman"/>
          </w:rPr>
          <w:t xml:space="preserve"> </w:t>
        </w:r>
      </w:ins>
      <w:ins w:id="875" w:author="Elash, Brenden" w:date="2015-09-16T17:35:00Z">
        <w:r w:rsidRPr="00392EC8">
          <w:rPr>
            <w:rFonts w:ascii="Times New Roman" w:hAnsi="Times New Roman" w:cs="Times New Roman"/>
          </w:rPr>
          <w:t xml:space="preserve">D. Cheek, and S. Hall (2014), The stratospheric aerosol and gas experiment (sage </w:t>
        </w:r>
      </w:ins>
      <w:ins w:id="876" w:author="Elash, Brenden" w:date="2015-09-16T17:41:00Z">
        <w:r w:rsidR="00497278">
          <w:rPr>
            <w:rFonts w:ascii="Times New Roman" w:hAnsi="Times New Roman" w:cs="Times New Roman"/>
          </w:rPr>
          <w:t>III</w:t>
        </w:r>
      </w:ins>
      <w:ins w:id="877" w:author="Elash, Brenden" w:date="2015-09-16T17:35:00Z">
        <w:r w:rsidRPr="00392EC8">
          <w:rPr>
            <w:rFonts w:ascii="Times New Roman" w:hAnsi="Times New Roman" w:cs="Times New Roman"/>
          </w:rPr>
          <w:t>) on the</w:t>
        </w:r>
      </w:ins>
      <w:ins w:id="878" w:author="Elash, Brenden" w:date="2015-09-16T17:41:00Z">
        <w:r w:rsidR="00497278">
          <w:rPr>
            <w:rFonts w:ascii="Times New Roman" w:hAnsi="Times New Roman" w:cs="Times New Roman"/>
          </w:rPr>
          <w:t xml:space="preserve"> </w:t>
        </w:r>
      </w:ins>
      <w:ins w:id="879" w:author="Elash, Brenden" w:date="2015-09-16T17:35:00Z">
        <w:r w:rsidRPr="00392EC8">
          <w:rPr>
            <w:rFonts w:ascii="Times New Roman" w:hAnsi="Times New Roman" w:cs="Times New Roman"/>
          </w:rPr>
          <w:t>international space station (</w:t>
        </w:r>
      </w:ins>
      <w:ins w:id="880" w:author="Elash, Brenden" w:date="2015-09-16T17:41:00Z">
        <w:r w:rsidR="00497278">
          <w:rPr>
            <w:rFonts w:ascii="Times New Roman" w:hAnsi="Times New Roman" w:cs="Times New Roman"/>
          </w:rPr>
          <w:t>ISS</w:t>
        </w:r>
      </w:ins>
      <w:ins w:id="881" w:author="Elash, Brenden" w:date="2015-09-16T17:35:00Z">
        <w:r w:rsidRPr="00392EC8">
          <w:rPr>
            <w:rFonts w:ascii="Times New Roman" w:hAnsi="Times New Roman" w:cs="Times New Roman"/>
          </w:rPr>
          <w:t>) mission, 924,107</w:t>
        </w:r>
      </w:ins>
      <w:ins w:id="882" w:author="Elash, Brenden" w:date="2015-09-16T17:41:00Z">
        <w:r w:rsidR="00497278">
          <w:rPr>
            <w:rFonts w:ascii="Times New Roman" w:hAnsi="Times New Roman" w:cs="Times New Roman"/>
          </w:rPr>
          <w:t>-</w:t>
        </w:r>
      </w:ins>
      <w:ins w:id="883" w:author="Elash, Brenden" w:date="2015-09-16T17:35:00Z">
        <w:r w:rsidRPr="00392EC8">
          <w:rPr>
            <w:rFonts w:ascii="Times New Roman" w:hAnsi="Times New Roman" w:cs="Times New Roman"/>
          </w:rPr>
          <w:t>924,107.</w:t>
        </w:r>
      </w:ins>
    </w:p>
    <w:p w14:paraId="78E04444" w14:textId="40D091C8" w:rsidR="00392EC8" w:rsidRPr="00392EC8" w:rsidRDefault="00392EC8">
      <w:pPr>
        <w:ind w:left="284" w:hanging="284"/>
        <w:rPr>
          <w:ins w:id="884" w:author="Elash, Brenden" w:date="2015-09-16T17:35:00Z"/>
          <w:rFonts w:ascii="Times New Roman" w:hAnsi="Times New Roman" w:cs="Times New Roman"/>
        </w:rPr>
        <w:pPrChange w:id="885" w:author="Elash, Brenden" w:date="2015-09-16T17:42:00Z">
          <w:pPr/>
        </w:pPrChange>
      </w:pPr>
      <w:ins w:id="886" w:author="Elash, Brenden" w:date="2015-09-16T17:35:00Z">
        <w:r w:rsidRPr="00392EC8">
          <w:rPr>
            <w:rFonts w:ascii="Times New Roman" w:hAnsi="Times New Roman" w:cs="Times New Roman"/>
          </w:rPr>
          <w:lastRenderedPageBreak/>
          <w:t xml:space="preserve">Clarisse, L., P.-F. Coheur, N. Theys, D. Hurtmans, and C. </w:t>
        </w:r>
        <w:r w:rsidR="00497278">
          <w:rPr>
            <w:rFonts w:ascii="Times New Roman" w:hAnsi="Times New Roman" w:cs="Times New Roman"/>
          </w:rPr>
          <w:t>Clerbaux (2014), The 2011 nabro</w:t>
        </w:r>
      </w:ins>
      <w:ins w:id="887" w:author="Elash, Brenden" w:date="2015-09-16T17:42:00Z">
        <w:r w:rsidR="00497278">
          <w:rPr>
            <w:rFonts w:ascii="Times New Roman" w:hAnsi="Times New Roman" w:cs="Times New Roman"/>
          </w:rPr>
          <w:t xml:space="preserve"> </w:t>
        </w:r>
      </w:ins>
      <w:ins w:id="888" w:author="Elash, Brenden" w:date="2015-09-16T17:35:00Z">
        <w:r w:rsidRPr="00392EC8">
          <w:rPr>
            <w:rFonts w:ascii="Times New Roman" w:hAnsi="Times New Roman" w:cs="Times New Roman"/>
          </w:rPr>
          <w:t>eruption, a so2 plume height analysis using iasi measurem</w:t>
        </w:r>
        <w:r w:rsidR="00497278">
          <w:rPr>
            <w:rFonts w:ascii="Times New Roman" w:hAnsi="Times New Roman" w:cs="Times New Roman"/>
          </w:rPr>
          <w:t xml:space="preserve">ents, </w:t>
        </w:r>
        <w:r w:rsidR="00497278" w:rsidRPr="00497278">
          <w:rPr>
            <w:rFonts w:ascii="Times New Roman" w:hAnsi="Times New Roman" w:cs="Times New Roman"/>
            <w:i/>
            <w:rPrChange w:id="889" w:author="Elash, Brenden" w:date="2015-09-16T17:42:00Z">
              <w:rPr>
                <w:rFonts w:ascii="Times New Roman" w:hAnsi="Times New Roman" w:cs="Times New Roman"/>
              </w:rPr>
            </w:rPrChange>
          </w:rPr>
          <w:t>Atmospheric Chemistry and</w:t>
        </w:r>
      </w:ins>
      <w:ins w:id="890" w:author="Elash, Brenden" w:date="2015-09-16T17:42:00Z">
        <w:r w:rsidR="00497278" w:rsidRPr="00497278">
          <w:rPr>
            <w:rFonts w:ascii="Times New Roman" w:hAnsi="Times New Roman" w:cs="Times New Roman"/>
            <w:i/>
            <w:rPrChange w:id="891" w:author="Elash, Brenden" w:date="2015-09-16T17:42:00Z">
              <w:rPr>
                <w:rFonts w:ascii="Times New Roman" w:hAnsi="Times New Roman" w:cs="Times New Roman"/>
              </w:rPr>
            </w:rPrChange>
          </w:rPr>
          <w:t xml:space="preserve"> </w:t>
        </w:r>
      </w:ins>
      <w:ins w:id="892" w:author="Elash, Brenden" w:date="2015-09-16T17:35:00Z">
        <w:r w:rsidRPr="00497278">
          <w:rPr>
            <w:rFonts w:ascii="Times New Roman" w:hAnsi="Times New Roman" w:cs="Times New Roman"/>
            <w:i/>
            <w:rPrChange w:id="893" w:author="Elash, Brenden" w:date="2015-09-16T17:42:00Z">
              <w:rPr>
                <w:rFonts w:ascii="Times New Roman" w:hAnsi="Times New Roman" w:cs="Times New Roman"/>
              </w:rPr>
            </w:rPrChange>
          </w:rPr>
          <w:t>Physics</w:t>
        </w:r>
        <w:r w:rsidRPr="00392EC8">
          <w:rPr>
            <w:rFonts w:ascii="Times New Roman" w:hAnsi="Times New Roman" w:cs="Times New Roman"/>
          </w:rPr>
          <w:t>, 14, 3095</w:t>
        </w:r>
      </w:ins>
      <w:ins w:id="894" w:author="Elash, Brenden" w:date="2015-09-16T17:42:00Z">
        <w:r w:rsidR="00497278">
          <w:rPr>
            <w:rFonts w:ascii="Times New Roman" w:hAnsi="Times New Roman" w:cs="Times New Roman"/>
          </w:rPr>
          <w:t>-</w:t>
        </w:r>
      </w:ins>
      <w:ins w:id="895" w:author="Elash, Brenden" w:date="2015-09-16T17:35:00Z">
        <w:r w:rsidRPr="00392EC8">
          <w:rPr>
            <w:rFonts w:ascii="Times New Roman" w:hAnsi="Times New Roman" w:cs="Times New Roman"/>
          </w:rPr>
          <w:t>3111, doi:10.5194/acp-14-3095-2014.</w:t>
        </w:r>
      </w:ins>
    </w:p>
    <w:p w14:paraId="1986E19E" w14:textId="2F98151A" w:rsidR="00392EC8" w:rsidRPr="00392EC8" w:rsidRDefault="00392EC8">
      <w:pPr>
        <w:ind w:left="284" w:hanging="284"/>
        <w:rPr>
          <w:ins w:id="896" w:author="Elash, Brenden" w:date="2015-09-16T17:35:00Z"/>
          <w:rFonts w:ascii="Times New Roman" w:hAnsi="Times New Roman" w:cs="Times New Roman"/>
        </w:rPr>
        <w:pPrChange w:id="897" w:author="Elash, Brenden" w:date="2015-09-16T17:42:00Z">
          <w:pPr/>
        </w:pPrChange>
      </w:pPr>
      <w:ins w:id="898" w:author="Elash, Brenden" w:date="2015-09-16T17:35:00Z">
        <w:r w:rsidRPr="00392EC8">
          <w:rPr>
            <w:rFonts w:ascii="Times New Roman" w:hAnsi="Times New Roman" w:cs="Times New Roman"/>
          </w:rPr>
          <w:t>Damadeo, R. P., J. M. Zawodny, L. W. Thomason, and N</w:t>
        </w:r>
        <w:r w:rsidR="00497278">
          <w:rPr>
            <w:rFonts w:ascii="Times New Roman" w:hAnsi="Times New Roman" w:cs="Times New Roman"/>
          </w:rPr>
          <w:t>. Iyer (2013), Sage version 7.0</w:t>
        </w:r>
      </w:ins>
      <w:ins w:id="899" w:author="Elash, Brenden" w:date="2015-09-16T17:42:00Z">
        <w:r w:rsidR="00497278">
          <w:rPr>
            <w:rFonts w:ascii="Times New Roman" w:hAnsi="Times New Roman" w:cs="Times New Roman"/>
          </w:rPr>
          <w:t xml:space="preserve"> </w:t>
        </w:r>
      </w:ins>
      <w:ins w:id="900" w:author="Elash, Brenden" w:date="2015-09-16T17:35:00Z">
        <w:r w:rsidRPr="00392EC8">
          <w:rPr>
            <w:rFonts w:ascii="Times New Roman" w:hAnsi="Times New Roman" w:cs="Times New Roman"/>
          </w:rPr>
          <w:t>algorithm: application to sage ii, Atmospheric Measurement</w:t>
        </w:r>
        <w:r w:rsidR="00497278">
          <w:rPr>
            <w:rFonts w:ascii="Times New Roman" w:hAnsi="Times New Roman" w:cs="Times New Roman"/>
          </w:rPr>
          <w:t xml:space="preserve"> Techniques, 6, 3539</w:t>
        </w:r>
      </w:ins>
      <w:ins w:id="901" w:author="Elash, Brenden" w:date="2015-09-16T17:42:00Z">
        <w:r w:rsidR="00497278">
          <w:rPr>
            <w:rFonts w:ascii="Times New Roman" w:hAnsi="Times New Roman" w:cs="Times New Roman"/>
          </w:rPr>
          <w:t>-</w:t>
        </w:r>
      </w:ins>
      <w:ins w:id="902" w:author="Elash, Brenden" w:date="2015-09-16T17:35:00Z">
        <w:r w:rsidR="00497278">
          <w:rPr>
            <w:rFonts w:ascii="Times New Roman" w:hAnsi="Times New Roman" w:cs="Times New Roman"/>
          </w:rPr>
          <w:t>3561, doi:</w:t>
        </w:r>
      </w:ins>
      <w:ins w:id="903" w:author="Elash, Brenden" w:date="2015-09-16T17:42:00Z">
        <w:r w:rsidR="00497278">
          <w:rPr>
            <w:rFonts w:ascii="Times New Roman" w:hAnsi="Times New Roman" w:cs="Times New Roman"/>
          </w:rPr>
          <w:t xml:space="preserve"> </w:t>
        </w:r>
      </w:ins>
      <w:ins w:id="904" w:author="Elash, Brenden" w:date="2015-09-16T17:35:00Z">
        <w:r w:rsidRPr="00392EC8">
          <w:rPr>
            <w:rFonts w:ascii="Times New Roman" w:hAnsi="Times New Roman" w:cs="Times New Roman"/>
          </w:rPr>
          <w:t>10.5194/amt-6-3539-2013.</w:t>
        </w:r>
      </w:ins>
    </w:p>
    <w:p w14:paraId="56D06BDC" w14:textId="0A89C00B" w:rsidR="00392EC8" w:rsidRPr="00392EC8" w:rsidRDefault="00392EC8">
      <w:pPr>
        <w:ind w:left="284" w:hanging="284"/>
        <w:rPr>
          <w:ins w:id="905" w:author="Elash, Brenden" w:date="2015-09-16T17:35:00Z"/>
          <w:rFonts w:ascii="Times New Roman" w:hAnsi="Times New Roman" w:cs="Times New Roman"/>
        </w:rPr>
        <w:pPrChange w:id="906" w:author="Elash, Brenden" w:date="2015-09-16T17:43:00Z">
          <w:pPr/>
        </w:pPrChange>
      </w:pPr>
      <w:ins w:id="907" w:author="Elash, Brenden" w:date="2015-09-16T17:35:00Z">
        <w:r w:rsidRPr="00392EC8">
          <w:rPr>
            <w:rFonts w:ascii="Times New Roman" w:hAnsi="Times New Roman" w:cs="Times New Roman"/>
          </w:rPr>
          <w:t>Dee, D. P., S. M. Uppala, A. J. Simmons, P. Berrisford, P. Poli,</w:t>
        </w:r>
        <w:r w:rsidR="00497278">
          <w:rPr>
            <w:rFonts w:ascii="Times New Roman" w:hAnsi="Times New Roman" w:cs="Times New Roman"/>
          </w:rPr>
          <w:t xml:space="preserve"> S. Kobayashi, U. Andrae, M. A.</w:t>
        </w:r>
      </w:ins>
      <w:ins w:id="908" w:author="Elash, Brenden" w:date="2015-09-16T17:43:00Z">
        <w:r w:rsidR="00497278">
          <w:rPr>
            <w:rFonts w:ascii="Times New Roman" w:hAnsi="Times New Roman" w:cs="Times New Roman"/>
          </w:rPr>
          <w:t xml:space="preserve"> </w:t>
        </w:r>
      </w:ins>
      <w:ins w:id="909" w:author="Elash, Brenden" w:date="2015-09-16T17:35:00Z">
        <w:r w:rsidRPr="00392EC8">
          <w:rPr>
            <w:rFonts w:ascii="Times New Roman" w:hAnsi="Times New Roman" w:cs="Times New Roman"/>
          </w:rPr>
          <w:t>Balmaseda, G. Balsamo, P. Bauer, P. Bechtold, A. C. M. Belja</w:t>
        </w:r>
        <w:r w:rsidR="00497278">
          <w:rPr>
            <w:rFonts w:ascii="Times New Roman" w:hAnsi="Times New Roman" w:cs="Times New Roman"/>
          </w:rPr>
          <w:t>ars, L. van de Berg, J. Bidlot,</w:t>
        </w:r>
      </w:ins>
      <w:ins w:id="910" w:author="Elash, Brenden" w:date="2015-09-16T17:43:00Z">
        <w:r w:rsidR="00497278">
          <w:rPr>
            <w:rFonts w:ascii="Times New Roman" w:hAnsi="Times New Roman" w:cs="Times New Roman"/>
          </w:rPr>
          <w:t xml:space="preserve"> </w:t>
        </w:r>
      </w:ins>
      <w:ins w:id="911" w:author="Elash, Brenden" w:date="2015-09-16T17:35:00Z">
        <w:r w:rsidRPr="00392EC8">
          <w:rPr>
            <w:rFonts w:ascii="Times New Roman" w:hAnsi="Times New Roman" w:cs="Times New Roman"/>
          </w:rPr>
          <w:t>N. Bormann, C. Delsol, R. Dragani, M. Fuentes, A. J. Geer, L. Haimbe</w:t>
        </w:r>
        <w:r w:rsidR="00497278">
          <w:rPr>
            <w:rFonts w:ascii="Times New Roman" w:hAnsi="Times New Roman" w:cs="Times New Roman"/>
          </w:rPr>
          <w:t>rger, S. B. Healy,</w:t>
        </w:r>
      </w:ins>
      <w:ins w:id="912" w:author="Elash, Brenden" w:date="2015-09-16T17:43:00Z">
        <w:r w:rsidR="00497278">
          <w:rPr>
            <w:rFonts w:ascii="Times New Roman" w:hAnsi="Times New Roman" w:cs="Times New Roman"/>
          </w:rPr>
          <w:t xml:space="preserve"> </w:t>
        </w:r>
      </w:ins>
      <w:ins w:id="913" w:author="Elash, Brenden" w:date="2015-09-16T17:35:00Z">
        <w:r w:rsidRPr="00392EC8">
          <w:rPr>
            <w:rFonts w:ascii="Times New Roman" w:hAnsi="Times New Roman" w:cs="Times New Roman"/>
          </w:rPr>
          <w:t>H. Hersbach, E. V. Hlm, L. Isaksen, P. Kllberg, M. Khler</w:t>
        </w:r>
        <w:r w:rsidR="00497278">
          <w:rPr>
            <w:rFonts w:ascii="Times New Roman" w:hAnsi="Times New Roman" w:cs="Times New Roman"/>
          </w:rPr>
          <w:t>, M. Matricardi, A. P. McNally,</w:t>
        </w:r>
      </w:ins>
      <w:ins w:id="914" w:author="Elash, Brenden" w:date="2015-09-16T17:43:00Z">
        <w:r w:rsidR="00497278">
          <w:rPr>
            <w:rFonts w:ascii="Times New Roman" w:hAnsi="Times New Roman" w:cs="Times New Roman"/>
          </w:rPr>
          <w:t xml:space="preserve"> </w:t>
        </w:r>
      </w:ins>
      <w:ins w:id="915" w:author="Elash, Brenden" w:date="2015-09-16T17:35:00Z">
        <w:r w:rsidRPr="00392EC8">
          <w:rPr>
            <w:rFonts w:ascii="Times New Roman" w:hAnsi="Times New Roman" w:cs="Times New Roman"/>
          </w:rPr>
          <w:t>B. M. Monge-Sanz, J.-J. Morcrette, B.-K. Park, C. Peubey, P</w:t>
        </w:r>
        <w:r w:rsidR="00497278">
          <w:rPr>
            <w:rFonts w:ascii="Times New Roman" w:hAnsi="Times New Roman" w:cs="Times New Roman"/>
          </w:rPr>
          <w:t>. de Rosnay, C. Tavolato, J.-N.</w:t>
        </w:r>
      </w:ins>
      <w:ins w:id="916" w:author="Elash, Brenden" w:date="2015-09-16T17:43:00Z">
        <w:r w:rsidR="00497278">
          <w:rPr>
            <w:rFonts w:ascii="Times New Roman" w:hAnsi="Times New Roman" w:cs="Times New Roman"/>
          </w:rPr>
          <w:t xml:space="preserve"> </w:t>
        </w:r>
      </w:ins>
      <w:ins w:id="917" w:author="Elash, Brenden" w:date="2015-09-16T17:35:00Z">
        <w:r w:rsidRPr="00392EC8">
          <w:rPr>
            <w:rFonts w:ascii="Times New Roman" w:hAnsi="Times New Roman" w:cs="Times New Roman"/>
          </w:rPr>
          <w:t>Thpaut, and F. Vitart (2011), The era-interim reanalysis: con</w:t>
        </w:r>
      </w:ins>
      <w:ins w:id="918" w:author="Elash, Brenden" w:date="2015-09-16T17:43:00Z">
        <w:r w:rsidR="00497278">
          <w:rPr>
            <w:rFonts w:ascii="Times New Roman" w:hAnsi="Times New Roman" w:cs="Times New Roman"/>
          </w:rPr>
          <w:t>fi</w:t>
        </w:r>
      </w:ins>
      <w:ins w:id="919" w:author="Elash, Brenden" w:date="2015-09-16T17:35:00Z">
        <w:r w:rsidRPr="00392EC8">
          <w:rPr>
            <w:rFonts w:ascii="Times New Roman" w:hAnsi="Times New Roman" w:cs="Times New Roman"/>
          </w:rPr>
          <w:t>guration and performance</w:t>
        </w:r>
      </w:ins>
      <w:ins w:id="920" w:author="Elash, Brenden" w:date="2015-09-16T17:43:00Z">
        <w:r w:rsidR="00497278">
          <w:rPr>
            <w:rFonts w:ascii="Times New Roman" w:hAnsi="Times New Roman" w:cs="Times New Roman"/>
          </w:rPr>
          <w:t xml:space="preserve"> </w:t>
        </w:r>
      </w:ins>
      <w:ins w:id="921" w:author="Elash, Brenden" w:date="2015-09-16T17:35:00Z">
        <w:r w:rsidRPr="00392EC8">
          <w:rPr>
            <w:rFonts w:ascii="Times New Roman" w:hAnsi="Times New Roman" w:cs="Times New Roman"/>
          </w:rPr>
          <w:t xml:space="preserve">of the data assimilation system, </w:t>
        </w:r>
        <w:r w:rsidRPr="00497278">
          <w:rPr>
            <w:rFonts w:ascii="Times New Roman" w:hAnsi="Times New Roman" w:cs="Times New Roman"/>
            <w:i/>
            <w:rPrChange w:id="922" w:author="Elash, Brenden" w:date="2015-09-16T17:43:00Z">
              <w:rPr>
                <w:rFonts w:ascii="Times New Roman" w:hAnsi="Times New Roman" w:cs="Times New Roman"/>
              </w:rPr>
            </w:rPrChange>
          </w:rPr>
          <w:t>Quarterly Journal of the Roy</w:t>
        </w:r>
        <w:r w:rsidR="00497278" w:rsidRPr="00497278">
          <w:rPr>
            <w:rFonts w:ascii="Times New Roman" w:hAnsi="Times New Roman" w:cs="Times New Roman"/>
            <w:i/>
            <w:rPrChange w:id="923" w:author="Elash, Brenden" w:date="2015-09-16T17:43:00Z">
              <w:rPr>
                <w:rFonts w:ascii="Times New Roman" w:hAnsi="Times New Roman" w:cs="Times New Roman"/>
              </w:rPr>
            </w:rPrChange>
          </w:rPr>
          <w:t>al Meteorological Society</w:t>
        </w:r>
        <w:r w:rsidR="00497278">
          <w:rPr>
            <w:rFonts w:ascii="Times New Roman" w:hAnsi="Times New Roman" w:cs="Times New Roman"/>
          </w:rPr>
          <w:t>, 137,</w:t>
        </w:r>
      </w:ins>
      <w:ins w:id="924" w:author="Elash, Brenden" w:date="2015-09-16T17:43:00Z">
        <w:r w:rsidR="00497278">
          <w:rPr>
            <w:rFonts w:ascii="Times New Roman" w:hAnsi="Times New Roman" w:cs="Times New Roman"/>
          </w:rPr>
          <w:t xml:space="preserve"> </w:t>
        </w:r>
      </w:ins>
      <w:ins w:id="925" w:author="Elash, Brenden" w:date="2015-09-16T17:35:00Z">
        <w:r w:rsidRPr="00392EC8">
          <w:rPr>
            <w:rFonts w:ascii="Times New Roman" w:hAnsi="Times New Roman" w:cs="Times New Roman"/>
          </w:rPr>
          <w:t>553</w:t>
        </w:r>
      </w:ins>
      <w:ins w:id="926" w:author="Elash, Brenden" w:date="2015-09-16T17:43:00Z">
        <w:r w:rsidR="00497278">
          <w:rPr>
            <w:rFonts w:ascii="Times New Roman" w:hAnsi="Times New Roman" w:cs="Times New Roman"/>
          </w:rPr>
          <w:t>-</w:t>
        </w:r>
      </w:ins>
      <w:ins w:id="927" w:author="Elash, Brenden" w:date="2015-09-16T17:35:00Z">
        <w:r w:rsidRPr="00392EC8">
          <w:rPr>
            <w:rFonts w:ascii="Times New Roman" w:hAnsi="Times New Roman" w:cs="Times New Roman"/>
          </w:rPr>
          <w:t>597, doi:10.1002/qj.828.</w:t>
        </w:r>
      </w:ins>
    </w:p>
    <w:p w14:paraId="3E6E56C8" w14:textId="2E0F0CA0" w:rsidR="00392EC8" w:rsidRPr="00392EC8" w:rsidRDefault="00392EC8">
      <w:pPr>
        <w:ind w:left="284" w:hanging="284"/>
        <w:rPr>
          <w:ins w:id="928" w:author="Elash, Brenden" w:date="2015-09-16T17:35:00Z"/>
          <w:rFonts w:ascii="Times New Roman" w:hAnsi="Times New Roman" w:cs="Times New Roman"/>
        </w:rPr>
        <w:pPrChange w:id="929" w:author="Elash, Brenden" w:date="2015-09-16T17:43:00Z">
          <w:pPr/>
        </w:pPrChange>
      </w:pPr>
      <w:ins w:id="930" w:author="Elash, Brenden" w:date="2015-09-16T17:35:00Z">
        <w:r w:rsidRPr="00392EC8">
          <w:rPr>
            <w:rFonts w:ascii="Times New Roman" w:hAnsi="Times New Roman" w:cs="Times New Roman"/>
          </w:rPr>
          <w:t>Dekemper, E., N. Loodts, B. V. Opstal, J. Maes, F. Vanhellemon</w:t>
        </w:r>
        <w:r w:rsidR="00497278">
          <w:rPr>
            <w:rFonts w:ascii="Times New Roman" w:hAnsi="Times New Roman" w:cs="Times New Roman"/>
          </w:rPr>
          <w:t>t, N. Mateshvili, G. Franssens,</w:t>
        </w:r>
      </w:ins>
      <w:ins w:id="931" w:author="Elash, Brenden" w:date="2015-09-16T17:43:00Z">
        <w:r w:rsidR="00497278">
          <w:rPr>
            <w:rFonts w:ascii="Times New Roman" w:hAnsi="Times New Roman" w:cs="Times New Roman"/>
          </w:rPr>
          <w:t xml:space="preserve"> </w:t>
        </w:r>
      </w:ins>
      <w:ins w:id="932" w:author="Elash, Brenden" w:date="2015-09-16T17:35:00Z">
        <w:r w:rsidRPr="00392EC8">
          <w:rPr>
            <w:rFonts w:ascii="Times New Roman" w:hAnsi="Times New Roman" w:cs="Times New Roman"/>
          </w:rPr>
          <w:t>D. Pieroux, C. Bingen, C. Robert, L. D. Vos, L. Aballea</w:t>
        </w:r>
        <w:r w:rsidR="00497278">
          <w:rPr>
            <w:rFonts w:ascii="Times New Roman" w:hAnsi="Times New Roman" w:cs="Times New Roman"/>
          </w:rPr>
          <w:t>, and D. Fussen (2012), Tunable</w:t>
        </w:r>
      </w:ins>
      <w:ins w:id="933" w:author="Elash, Brenden" w:date="2015-09-16T17:43:00Z">
        <w:r w:rsidR="00497278">
          <w:rPr>
            <w:rFonts w:ascii="Times New Roman" w:hAnsi="Times New Roman" w:cs="Times New Roman"/>
          </w:rPr>
          <w:t xml:space="preserve"> </w:t>
        </w:r>
      </w:ins>
      <w:ins w:id="934" w:author="Elash, Brenden" w:date="2015-09-16T17:35:00Z">
        <w:r w:rsidRPr="00392EC8">
          <w:rPr>
            <w:rFonts w:ascii="Times New Roman" w:hAnsi="Times New Roman" w:cs="Times New Roman"/>
          </w:rPr>
          <w:t>acousto-optic spectral imager for atmospheric composition measu</w:t>
        </w:r>
        <w:r w:rsidR="00497278">
          <w:rPr>
            <w:rFonts w:ascii="Times New Roman" w:hAnsi="Times New Roman" w:cs="Times New Roman"/>
          </w:rPr>
          <w:t>rements in the visible spectral</w:t>
        </w:r>
      </w:ins>
      <w:ins w:id="935" w:author="Elash, Brenden" w:date="2015-09-16T17:43:00Z">
        <w:r w:rsidR="00497278">
          <w:rPr>
            <w:rFonts w:ascii="Times New Roman" w:hAnsi="Times New Roman" w:cs="Times New Roman"/>
          </w:rPr>
          <w:t xml:space="preserve"> </w:t>
        </w:r>
      </w:ins>
      <w:ins w:id="936" w:author="Elash, Brenden" w:date="2015-09-16T17:35:00Z">
        <w:r w:rsidRPr="00392EC8">
          <w:rPr>
            <w:rFonts w:ascii="Times New Roman" w:hAnsi="Times New Roman" w:cs="Times New Roman"/>
          </w:rPr>
          <w:t xml:space="preserve">domain, </w:t>
        </w:r>
        <w:r w:rsidRPr="00497278">
          <w:rPr>
            <w:rFonts w:ascii="Times New Roman" w:hAnsi="Times New Roman" w:cs="Times New Roman"/>
            <w:i/>
            <w:rPrChange w:id="937" w:author="Elash, Brenden" w:date="2015-09-16T17:43:00Z">
              <w:rPr>
                <w:rFonts w:ascii="Times New Roman" w:hAnsi="Times New Roman" w:cs="Times New Roman"/>
              </w:rPr>
            </w:rPrChange>
          </w:rPr>
          <w:t>Applied Optics</w:t>
        </w:r>
        <w:r w:rsidRPr="00392EC8">
          <w:rPr>
            <w:rFonts w:ascii="Times New Roman" w:hAnsi="Times New Roman" w:cs="Times New Roman"/>
          </w:rPr>
          <w:t>, 51, 6259</w:t>
        </w:r>
      </w:ins>
      <w:ins w:id="938" w:author="Elash, Brenden" w:date="2015-09-16T17:43:00Z">
        <w:r w:rsidR="00497278">
          <w:rPr>
            <w:rFonts w:ascii="Times New Roman" w:hAnsi="Times New Roman" w:cs="Times New Roman"/>
          </w:rPr>
          <w:t>-</w:t>
        </w:r>
      </w:ins>
      <w:ins w:id="939" w:author="Elash, Brenden" w:date="2015-09-16T17:35:00Z">
        <w:r w:rsidRPr="00392EC8">
          <w:rPr>
            <w:rFonts w:ascii="Times New Roman" w:hAnsi="Times New Roman" w:cs="Times New Roman"/>
          </w:rPr>
          <w:t>6267, doi:10.1364/AO.51.006259.</w:t>
        </w:r>
      </w:ins>
    </w:p>
    <w:p w14:paraId="704376C8" w14:textId="7E930EA4" w:rsidR="00392EC8" w:rsidRPr="00392EC8" w:rsidRDefault="00392EC8">
      <w:pPr>
        <w:ind w:left="284" w:hanging="284"/>
        <w:rPr>
          <w:ins w:id="940" w:author="Elash, Brenden" w:date="2015-09-16T17:35:00Z"/>
          <w:rFonts w:ascii="Times New Roman" w:hAnsi="Times New Roman" w:cs="Times New Roman"/>
        </w:rPr>
        <w:pPrChange w:id="941" w:author="Elash, Brenden" w:date="2015-09-16T17:43:00Z">
          <w:pPr/>
        </w:pPrChange>
      </w:pPr>
      <w:ins w:id="942" w:author="Elash, Brenden" w:date="2015-09-16T17:35:00Z">
        <w:r w:rsidRPr="00392EC8">
          <w:rPr>
            <w:rFonts w:ascii="Times New Roman" w:hAnsi="Times New Roman" w:cs="Times New Roman"/>
          </w:rPr>
          <w:t xml:space="preserve">Deshler, T., M. Hervig, D. Hofmann, J. Rosen, and J. Liley </w:t>
        </w:r>
        <w:r w:rsidR="00497278">
          <w:rPr>
            <w:rFonts w:ascii="Times New Roman" w:hAnsi="Times New Roman" w:cs="Times New Roman"/>
          </w:rPr>
          <w:t>(2003), Thirty years of in situ</w:t>
        </w:r>
      </w:ins>
      <w:ins w:id="943" w:author="Elash, Brenden" w:date="2015-09-16T17:43:00Z">
        <w:r w:rsidR="00497278">
          <w:rPr>
            <w:rFonts w:ascii="Times New Roman" w:hAnsi="Times New Roman" w:cs="Times New Roman"/>
          </w:rPr>
          <w:t xml:space="preserve"> </w:t>
        </w:r>
      </w:ins>
      <w:ins w:id="944" w:author="Elash, Brenden" w:date="2015-09-16T17:35:00Z">
        <w:r w:rsidRPr="00392EC8">
          <w:rPr>
            <w:rFonts w:ascii="Times New Roman" w:hAnsi="Times New Roman" w:cs="Times New Roman"/>
          </w:rPr>
          <w:t>stratospheric aerosol size distribution measurements from</w:t>
        </w:r>
        <w:r w:rsidR="00497278">
          <w:rPr>
            <w:rFonts w:ascii="Times New Roman" w:hAnsi="Times New Roman" w:cs="Times New Roman"/>
          </w:rPr>
          <w:t xml:space="preserve"> laramie, wyoming (41 n), using</w:t>
        </w:r>
      </w:ins>
      <w:ins w:id="945" w:author="Elash, Brenden" w:date="2015-09-16T17:43:00Z">
        <w:r w:rsidR="00497278">
          <w:rPr>
            <w:rFonts w:ascii="Times New Roman" w:hAnsi="Times New Roman" w:cs="Times New Roman"/>
          </w:rPr>
          <w:t xml:space="preserve"> </w:t>
        </w:r>
      </w:ins>
      <w:ins w:id="946" w:author="Elash, Brenden" w:date="2015-09-16T17:35:00Z">
        <w:r w:rsidRPr="00392EC8">
          <w:rPr>
            <w:rFonts w:ascii="Times New Roman" w:hAnsi="Times New Roman" w:cs="Times New Roman"/>
          </w:rPr>
          <w:t xml:space="preserve">balloon-borne instruments, </w:t>
        </w:r>
        <w:r w:rsidRPr="00497278">
          <w:rPr>
            <w:rFonts w:ascii="Times New Roman" w:hAnsi="Times New Roman" w:cs="Times New Roman"/>
            <w:i/>
            <w:rPrChange w:id="947" w:author="Elash, Brenden" w:date="2015-09-16T17:44:00Z">
              <w:rPr>
                <w:rFonts w:ascii="Times New Roman" w:hAnsi="Times New Roman" w:cs="Times New Roman"/>
              </w:rPr>
            </w:rPrChange>
          </w:rPr>
          <w:t>Journal of Geophysical Res</w:t>
        </w:r>
        <w:r w:rsidR="00497278" w:rsidRPr="00497278">
          <w:rPr>
            <w:rFonts w:ascii="Times New Roman" w:hAnsi="Times New Roman" w:cs="Times New Roman"/>
            <w:i/>
            <w:rPrChange w:id="948" w:author="Elash, Brenden" w:date="2015-09-16T17:44:00Z">
              <w:rPr>
                <w:rFonts w:ascii="Times New Roman" w:hAnsi="Times New Roman" w:cs="Times New Roman"/>
              </w:rPr>
            </w:rPrChange>
          </w:rPr>
          <w:t>earch: Atmospheres</w:t>
        </w:r>
        <w:r w:rsidR="00497278">
          <w:rPr>
            <w:rFonts w:ascii="Times New Roman" w:hAnsi="Times New Roman" w:cs="Times New Roman"/>
          </w:rPr>
          <w:t xml:space="preserve"> (1984</w:t>
        </w:r>
      </w:ins>
      <w:ins w:id="949" w:author="Elash, Brenden" w:date="2015-09-16T17:43:00Z">
        <w:r w:rsidR="00497278">
          <w:rPr>
            <w:rFonts w:ascii="Times New Roman" w:hAnsi="Times New Roman" w:cs="Times New Roman"/>
          </w:rPr>
          <w:t>-</w:t>
        </w:r>
      </w:ins>
      <w:ins w:id="950" w:author="Elash, Brenden" w:date="2015-09-16T17:35:00Z">
        <w:r w:rsidR="00497278">
          <w:rPr>
            <w:rFonts w:ascii="Times New Roman" w:hAnsi="Times New Roman" w:cs="Times New Roman"/>
          </w:rPr>
          <w:t>2012),</w:t>
        </w:r>
      </w:ins>
      <w:ins w:id="951" w:author="Elash, Brenden" w:date="2015-09-16T17:43:00Z">
        <w:r w:rsidR="00497278">
          <w:rPr>
            <w:rFonts w:ascii="Times New Roman" w:hAnsi="Times New Roman" w:cs="Times New Roman"/>
          </w:rPr>
          <w:t xml:space="preserve"> </w:t>
        </w:r>
      </w:ins>
      <w:ins w:id="952" w:author="Elash, Brenden" w:date="2015-09-16T17:35:00Z">
        <w:r w:rsidRPr="00392EC8">
          <w:rPr>
            <w:rFonts w:ascii="Times New Roman" w:hAnsi="Times New Roman" w:cs="Times New Roman"/>
          </w:rPr>
          <w:t>108.</w:t>
        </w:r>
      </w:ins>
    </w:p>
    <w:p w14:paraId="2715ADFC" w14:textId="5763E010" w:rsidR="00392EC8" w:rsidRPr="00392EC8" w:rsidRDefault="00392EC8">
      <w:pPr>
        <w:ind w:left="284" w:hanging="284"/>
        <w:rPr>
          <w:ins w:id="953" w:author="Elash, Brenden" w:date="2015-09-16T17:35:00Z"/>
          <w:rFonts w:ascii="Times New Roman" w:hAnsi="Times New Roman" w:cs="Times New Roman"/>
        </w:rPr>
        <w:pPrChange w:id="954" w:author="Elash, Brenden" w:date="2015-09-16T17:44:00Z">
          <w:pPr/>
        </w:pPrChange>
      </w:pPr>
      <w:ins w:id="955" w:author="Elash, Brenden" w:date="2015-09-16T17:35:00Z">
        <w:r w:rsidRPr="00392EC8">
          <w:rPr>
            <w:rFonts w:ascii="Times New Roman" w:hAnsi="Times New Roman" w:cs="Times New Roman"/>
          </w:rPr>
          <w:t>Deshler, T., R. Anderson-Sprecher, H. Jger, J. Barnes, D. J. Hof</w:t>
        </w:r>
        <w:r w:rsidR="00497278">
          <w:rPr>
            <w:rFonts w:ascii="Times New Roman" w:hAnsi="Times New Roman" w:cs="Times New Roman"/>
          </w:rPr>
          <w:t>mann, B. Clemesha, D. Simonich,</w:t>
        </w:r>
      </w:ins>
      <w:ins w:id="956" w:author="Elash, Brenden" w:date="2015-09-16T17:44:00Z">
        <w:r w:rsidR="00497278">
          <w:rPr>
            <w:rFonts w:ascii="Times New Roman" w:hAnsi="Times New Roman" w:cs="Times New Roman"/>
          </w:rPr>
          <w:t xml:space="preserve"> </w:t>
        </w:r>
      </w:ins>
      <w:ins w:id="957" w:author="Elash, Brenden" w:date="2015-09-16T17:35:00Z">
        <w:r w:rsidRPr="00392EC8">
          <w:rPr>
            <w:rFonts w:ascii="Times New Roman" w:hAnsi="Times New Roman" w:cs="Times New Roman"/>
          </w:rPr>
          <w:t>M. Osborn, R. G. Grainger, and S. Godin-Beekmann (2</w:t>
        </w:r>
        <w:r w:rsidR="00497278">
          <w:rPr>
            <w:rFonts w:ascii="Times New Roman" w:hAnsi="Times New Roman" w:cs="Times New Roman"/>
          </w:rPr>
          <w:t>006), Trends in the nonvolcanic</w:t>
        </w:r>
      </w:ins>
      <w:ins w:id="958" w:author="Elash, Brenden" w:date="2015-09-16T17:44:00Z">
        <w:r w:rsidR="00497278">
          <w:rPr>
            <w:rFonts w:ascii="Times New Roman" w:hAnsi="Times New Roman" w:cs="Times New Roman"/>
          </w:rPr>
          <w:t xml:space="preserve"> </w:t>
        </w:r>
      </w:ins>
      <w:ins w:id="959" w:author="Elash, Brenden" w:date="2015-09-16T17:35:00Z">
        <w:r w:rsidRPr="00392EC8">
          <w:rPr>
            <w:rFonts w:ascii="Times New Roman" w:hAnsi="Times New Roman" w:cs="Times New Roman"/>
          </w:rPr>
          <w:t>component of stratospheric aerosol over the period 19712004, Journal of Geophysical</w:t>
        </w:r>
      </w:ins>
      <w:ins w:id="960" w:author="Elash, Brenden" w:date="2015-09-16T17:44:00Z">
        <w:r w:rsidR="00497278">
          <w:rPr>
            <w:rFonts w:ascii="Times New Roman" w:hAnsi="Times New Roman" w:cs="Times New Roman"/>
          </w:rPr>
          <w:t xml:space="preserve"> </w:t>
        </w:r>
      </w:ins>
      <w:ins w:id="961" w:author="Elash, Brenden" w:date="2015-09-16T17:35:00Z">
        <w:r w:rsidR="00497278">
          <w:rPr>
            <w:rFonts w:ascii="Times New Roman" w:hAnsi="Times New Roman" w:cs="Times New Roman"/>
          </w:rPr>
          <w:t>Research: Atmospheres, 111</w:t>
        </w:r>
        <w:r w:rsidRPr="00392EC8">
          <w:rPr>
            <w:rFonts w:ascii="Times New Roman" w:hAnsi="Times New Roman" w:cs="Times New Roman"/>
          </w:rPr>
          <w:t>, doi:10.1029/2005JD006089.</w:t>
        </w:r>
      </w:ins>
    </w:p>
    <w:p w14:paraId="3E1E241A" w14:textId="5FD6D4ED" w:rsidR="00392EC8" w:rsidRPr="00392EC8" w:rsidRDefault="00392EC8">
      <w:pPr>
        <w:ind w:left="284" w:hanging="284"/>
        <w:rPr>
          <w:ins w:id="962" w:author="Elash, Brenden" w:date="2015-09-16T17:35:00Z"/>
          <w:rFonts w:ascii="Times New Roman" w:hAnsi="Times New Roman" w:cs="Times New Roman"/>
        </w:rPr>
        <w:pPrChange w:id="963" w:author="Elash, Brenden" w:date="2015-09-16T17:44:00Z">
          <w:pPr/>
        </w:pPrChange>
      </w:pPr>
      <w:ins w:id="964" w:author="Elash, Brenden" w:date="2015-09-16T17:35:00Z">
        <w:r w:rsidRPr="00392EC8">
          <w:rPr>
            <w:rFonts w:ascii="Times New Roman" w:hAnsi="Times New Roman" w:cs="Times New Roman"/>
          </w:rPr>
          <w:t>Dueck S., A. E., Bourassa, and D. A. Degenstein (), SASK</w:t>
        </w:r>
        <w:r w:rsidR="00497278">
          <w:rPr>
            <w:rFonts w:ascii="Times New Roman" w:hAnsi="Times New Roman" w:cs="Times New Roman"/>
          </w:rPr>
          <w:t>TRAN-HR Polarization Module, In</w:t>
        </w:r>
      </w:ins>
      <w:ins w:id="965" w:author="Elash, Brenden" w:date="2015-09-16T17:44:00Z">
        <w:r w:rsidR="00497278">
          <w:rPr>
            <w:rFonts w:ascii="Times New Roman" w:hAnsi="Times New Roman" w:cs="Times New Roman"/>
          </w:rPr>
          <w:t xml:space="preserve"> </w:t>
        </w:r>
      </w:ins>
      <w:ins w:id="966" w:author="Elash, Brenden" w:date="2015-09-16T17:35:00Z">
        <w:r w:rsidRPr="00392EC8">
          <w:rPr>
            <w:rFonts w:ascii="Times New Roman" w:hAnsi="Times New Roman" w:cs="Times New Roman"/>
          </w:rPr>
          <w:t>Preperations.</w:t>
        </w:r>
      </w:ins>
    </w:p>
    <w:p w14:paraId="08D406DA" w14:textId="269BFBAB" w:rsidR="00392EC8" w:rsidRPr="00392EC8" w:rsidRDefault="00392EC8">
      <w:pPr>
        <w:ind w:left="284" w:hanging="284"/>
        <w:rPr>
          <w:ins w:id="967" w:author="Elash, Brenden" w:date="2015-09-16T17:35:00Z"/>
          <w:rFonts w:ascii="Times New Roman" w:hAnsi="Times New Roman" w:cs="Times New Roman"/>
        </w:rPr>
        <w:pPrChange w:id="968" w:author="Elash, Brenden" w:date="2015-09-16T17:44:00Z">
          <w:pPr/>
        </w:pPrChange>
      </w:pPr>
      <w:ins w:id="969" w:author="Elash, Brenden" w:date="2015-09-16T17:35:00Z">
        <w:r w:rsidRPr="00392EC8">
          <w:rPr>
            <w:rFonts w:ascii="Times New Roman" w:hAnsi="Times New Roman" w:cs="Times New Roman"/>
          </w:rPr>
          <w:t>Ernst, F., C. von Savigny, A. Rozanov, V. Rozanov</w:t>
        </w:r>
        <w:r w:rsidR="00497278">
          <w:rPr>
            <w:rFonts w:ascii="Times New Roman" w:hAnsi="Times New Roman" w:cs="Times New Roman"/>
          </w:rPr>
          <w:t>, K.-U. Eichmann, L. A. Brinkho,</w:t>
        </w:r>
      </w:ins>
      <w:ins w:id="970" w:author="Elash, Brenden" w:date="2015-09-16T17:44:00Z">
        <w:r w:rsidR="00497278">
          <w:rPr>
            <w:rFonts w:ascii="Times New Roman" w:hAnsi="Times New Roman" w:cs="Times New Roman"/>
          </w:rPr>
          <w:t xml:space="preserve"> </w:t>
        </w:r>
      </w:ins>
      <w:ins w:id="971" w:author="Elash, Brenden" w:date="2015-09-16T17:35:00Z">
        <w:r w:rsidRPr="00392EC8">
          <w:rPr>
            <w:rFonts w:ascii="Times New Roman" w:hAnsi="Times New Roman" w:cs="Times New Roman"/>
          </w:rPr>
          <w:t>H. Bovensmann, and J. P. Burrows (2012), Global stratospheric aerosol extinction pro</w:t>
        </w:r>
      </w:ins>
      <w:ins w:id="972" w:author="Elash, Brenden" w:date="2015-09-16T17:44:00Z">
        <w:r w:rsidR="00497278">
          <w:rPr>
            <w:rFonts w:ascii="Times New Roman" w:hAnsi="Times New Roman" w:cs="Times New Roman"/>
          </w:rPr>
          <w:t>fi</w:t>
        </w:r>
      </w:ins>
      <w:ins w:id="973" w:author="Elash, Brenden" w:date="2015-09-16T17:35:00Z">
        <w:r w:rsidRPr="00392EC8">
          <w:rPr>
            <w:rFonts w:ascii="Times New Roman" w:hAnsi="Times New Roman" w:cs="Times New Roman"/>
          </w:rPr>
          <w:t>le</w:t>
        </w:r>
      </w:ins>
      <w:ins w:id="974" w:author="Elash, Brenden" w:date="2015-09-16T17:44:00Z">
        <w:r w:rsidR="00497278">
          <w:rPr>
            <w:rFonts w:ascii="Times New Roman" w:hAnsi="Times New Roman" w:cs="Times New Roman"/>
          </w:rPr>
          <w:t xml:space="preserve"> </w:t>
        </w:r>
      </w:ins>
      <w:ins w:id="975" w:author="Elash, Brenden" w:date="2015-09-16T17:35:00Z">
        <w:r w:rsidRPr="00392EC8">
          <w:rPr>
            <w:rFonts w:ascii="Times New Roman" w:hAnsi="Times New Roman" w:cs="Times New Roman"/>
          </w:rPr>
          <w:t xml:space="preserve">retrievals from sciamachy limb-scatter observations, </w:t>
        </w:r>
        <w:r w:rsidRPr="00497278">
          <w:rPr>
            <w:rFonts w:ascii="Times New Roman" w:hAnsi="Times New Roman" w:cs="Times New Roman"/>
            <w:i/>
            <w:rPrChange w:id="976" w:author="Elash, Brenden" w:date="2015-09-16T17:44:00Z">
              <w:rPr>
                <w:rFonts w:ascii="Times New Roman" w:hAnsi="Times New Roman" w:cs="Times New Roman"/>
              </w:rPr>
            </w:rPrChange>
          </w:rPr>
          <w:t>Atm</w:t>
        </w:r>
        <w:r w:rsidR="00497278" w:rsidRPr="00497278">
          <w:rPr>
            <w:rFonts w:ascii="Times New Roman" w:hAnsi="Times New Roman" w:cs="Times New Roman"/>
            <w:i/>
            <w:rPrChange w:id="977" w:author="Elash, Brenden" w:date="2015-09-16T17:44:00Z">
              <w:rPr>
                <w:rFonts w:ascii="Times New Roman" w:hAnsi="Times New Roman" w:cs="Times New Roman"/>
              </w:rPr>
            </w:rPrChange>
          </w:rPr>
          <w:t>ospheric Measurement Techniques</w:t>
        </w:r>
      </w:ins>
      <w:ins w:id="978" w:author="Elash, Brenden" w:date="2015-09-16T17:44:00Z">
        <w:r w:rsidR="00497278" w:rsidRPr="00497278">
          <w:rPr>
            <w:rFonts w:ascii="Times New Roman" w:hAnsi="Times New Roman" w:cs="Times New Roman"/>
            <w:i/>
            <w:rPrChange w:id="979" w:author="Elash, Brenden" w:date="2015-09-16T17:44:00Z">
              <w:rPr>
                <w:rFonts w:ascii="Times New Roman" w:hAnsi="Times New Roman" w:cs="Times New Roman"/>
              </w:rPr>
            </w:rPrChange>
          </w:rPr>
          <w:t xml:space="preserve"> </w:t>
        </w:r>
      </w:ins>
      <w:ins w:id="980" w:author="Elash, Brenden" w:date="2015-09-16T17:35:00Z">
        <w:r w:rsidRPr="00497278">
          <w:rPr>
            <w:rFonts w:ascii="Times New Roman" w:hAnsi="Times New Roman" w:cs="Times New Roman"/>
            <w:i/>
            <w:rPrChange w:id="981" w:author="Elash, Brenden" w:date="2015-09-16T17:44:00Z">
              <w:rPr>
                <w:rFonts w:ascii="Times New Roman" w:hAnsi="Times New Roman" w:cs="Times New Roman"/>
              </w:rPr>
            </w:rPrChange>
          </w:rPr>
          <w:t>Discussions</w:t>
        </w:r>
        <w:r w:rsidRPr="00392EC8">
          <w:rPr>
            <w:rFonts w:ascii="Times New Roman" w:hAnsi="Times New Roman" w:cs="Times New Roman"/>
          </w:rPr>
          <w:t>, 5, 5993</w:t>
        </w:r>
      </w:ins>
      <w:ins w:id="982" w:author="Elash, Brenden" w:date="2015-09-16T17:44:00Z">
        <w:r w:rsidR="00497278">
          <w:rPr>
            <w:rFonts w:ascii="Times New Roman" w:hAnsi="Times New Roman" w:cs="Times New Roman"/>
          </w:rPr>
          <w:t>-</w:t>
        </w:r>
      </w:ins>
      <w:ins w:id="983" w:author="Elash, Brenden" w:date="2015-09-16T17:35:00Z">
        <w:r w:rsidRPr="00392EC8">
          <w:rPr>
            <w:rFonts w:ascii="Times New Roman" w:hAnsi="Times New Roman" w:cs="Times New Roman"/>
          </w:rPr>
          <w:t>6035, doi:10.5194/amtd-5-5993-2012.</w:t>
        </w:r>
      </w:ins>
    </w:p>
    <w:p w14:paraId="07312165" w14:textId="0AF55BBD" w:rsidR="00392EC8" w:rsidRPr="00392EC8" w:rsidRDefault="00392EC8">
      <w:pPr>
        <w:ind w:left="284" w:hanging="284"/>
        <w:rPr>
          <w:ins w:id="984" w:author="Elash, Brenden" w:date="2015-09-16T17:35:00Z"/>
          <w:rFonts w:ascii="Times New Roman" w:hAnsi="Times New Roman" w:cs="Times New Roman"/>
        </w:rPr>
        <w:pPrChange w:id="985" w:author="Elash, Brenden" w:date="2015-09-16T17:45:00Z">
          <w:pPr/>
        </w:pPrChange>
      </w:pPr>
      <w:ins w:id="986" w:author="Elash, Brenden" w:date="2015-09-16T17:35:00Z">
        <w:r w:rsidRPr="00392EC8">
          <w:rPr>
            <w:rFonts w:ascii="Times New Roman" w:hAnsi="Times New Roman" w:cs="Times New Roman"/>
          </w:rPr>
          <w:t xml:space="preserve">Fairlie, T. D., J.-P. Vernier, M. Natarajan, and K. M. Bedka </w:t>
        </w:r>
        <w:r w:rsidR="00497278">
          <w:rPr>
            <w:rFonts w:ascii="Times New Roman" w:hAnsi="Times New Roman" w:cs="Times New Roman"/>
          </w:rPr>
          <w:t>(2014), Dispersion of the nabro</w:t>
        </w:r>
      </w:ins>
      <w:ins w:id="987" w:author="Elash, Brenden" w:date="2015-09-16T17:45:00Z">
        <w:r w:rsidR="00497278">
          <w:rPr>
            <w:rFonts w:ascii="Times New Roman" w:hAnsi="Times New Roman" w:cs="Times New Roman"/>
          </w:rPr>
          <w:t xml:space="preserve"> </w:t>
        </w:r>
      </w:ins>
      <w:ins w:id="988" w:author="Elash, Brenden" w:date="2015-09-16T17:35:00Z">
        <w:r w:rsidRPr="00392EC8">
          <w:rPr>
            <w:rFonts w:ascii="Times New Roman" w:hAnsi="Times New Roman" w:cs="Times New Roman"/>
          </w:rPr>
          <w:t>volcanic plume and its relation to the asian summer mon</w:t>
        </w:r>
        <w:r w:rsidR="00497278">
          <w:rPr>
            <w:rFonts w:ascii="Times New Roman" w:hAnsi="Times New Roman" w:cs="Times New Roman"/>
          </w:rPr>
          <w:t xml:space="preserve">soon, </w:t>
        </w:r>
        <w:r w:rsidR="00497278" w:rsidRPr="00497278">
          <w:rPr>
            <w:rFonts w:ascii="Times New Roman" w:hAnsi="Times New Roman" w:cs="Times New Roman"/>
            <w:i/>
            <w:rPrChange w:id="989" w:author="Elash, Brenden" w:date="2015-09-16T17:45:00Z">
              <w:rPr>
                <w:rFonts w:ascii="Times New Roman" w:hAnsi="Times New Roman" w:cs="Times New Roman"/>
              </w:rPr>
            </w:rPrChange>
          </w:rPr>
          <w:t>Atmospheric Chemistry and</w:t>
        </w:r>
      </w:ins>
      <w:ins w:id="990" w:author="Elash, Brenden" w:date="2015-09-16T17:45:00Z">
        <w:r w:rsidR="00497278" w:rsidRPr="00497278">
          <w:rPr>
            <w:rFonts w:ascii="Times New Roman" w:hAnsi="Times New Roman" w:cs="Times New Roman"/>
            <w:i/>
            <w:rPrChange w:id="991" w:author="Elash, Brenden" w:date="2015-09-16T17:45:00Z">
              <w:rPr>
                <w:rFonts w:ascii="Times New Roman" w:hAnsi="Times New Roman" w:cs="Times New Roman"/>
              </w:rPr>
            </w:rPrChange>
          </w:rPr>
          <w:t xml:space="preserve"> </w:t>
        </w:r>
      </w:ins>
      <w:ins w:id="992" w:author="Elash, Brenden" w:date="2015-09-16T17:35:00Z">
        <w:r w:rsidRPr="00497278">
          <w:rPr>
            <w:rFonts w:ascii="Times New Roman" w:hAnsi="Times New Roman" w:cs="Times New Roman"/>
            <w:i/>
            <w:rPrChange w:id="993" w:author="Elash, Brenden" w:date="2015-09-16T17:45:00Z">
              <w:rPr>
                <w:rFonts w:ascii="Times New Roman" w:hAnsi="Times New Roman" w:cs="Times New Roman"/>
              </w:rPr>
            </w:rPrChange>
          </w:rPr>
          <w:t>Physics</w:t>
        </w:r>
        <w:r w:rsidRPr="00392EC8">
          <w:rPr>
            <w:rFonts w:ascii="Times New Roman" w:hAnsi="Times New Roman" w:cs="Times New Roman"/>
          </w:rPr>
          <w:t>, 14, 7045</w:t>
        </w:r>
      </w:ins>
      <w:ins w:id="994" w:author="Elash, Brenden" w:date="2015-09-16T17:45:00Z">
        <w:r w:rsidR="00497278">
          <w:rPr>
            <w:rFonts w:ascii="Times New Roman" w:hAnsi="Times New Roman" w:cs="Times New Roman"/>
          </w:rPr>
          <w:t>-</w:t>
        </w:r>
      </w:ins>
      <w:ins w:id="995" w:author="Elash, Brenden" w:date="2015-09-16T17:35:00Z">
        <w:r w:rsidRPr="00392EC8">
          <w:rPr>
            <w:rFonts w:ascii="Times New Roman" w:hAnsi="Times New Roman" w:cs="Times New Roman"/>
          </w:rPr>
          <w:t>7057, doi:10.5194/acp-14-7045-2014.</w:t>
        </w:r>
      </w:ins>
    </w:p>
    <w:p w14:paraId="0729A563" w14:textId="167FAE14" w:rsidR="00392EC8" w:rsidRPr="00392EC8" w:rsidRDefault="00392EC8">
      <w:pPr>
        <w:ind w:left="284" w:hanging="284"/>
        <w:rPr>
          <w:ins w:id="996" w:author="Elash, Brenden" w:date="2015-09-16T17:35:00Z"/>
          <w:rFonts w:ascii="Times New Roman" w:hAnsi="Times New Roman" w:cs="Times New Roman"/>
        </w:rPr>
        <w:pPrChange w:id="997" w:author="Elash, Brenden" w:date="2015-09-16T17:45:00Z">
          <w:pPr/>
        </w:pPrChange>
      </w:pPr>
      <w:ins w:id="998" w:author="Elash, Brenden" w:date="2015-09-16T17:35:00Z">
        <w:r w:rsidRPr="00392EC8">
          <w:rPr>
            <w:rFonts w:ascii="Times New Roman" w:hAnsi="Times New Roman" w:cs="Times New Roman"/>
          </w:rPr>
          <w:t>Fischer, H., M. Birk, C. Blom, B. Carli, M. Carlotti, T. v. Clar</w:t>
        </w:r>
        <w:r w:rsidR="00497278">
          <w:rPr>
            <w:rFonts w:ascii="Times New Roman" w:hAnsi="Times New Roman" w:cs="Times New Roman"/>
          </w:rPr>
          <w:t>mann, L. Delbouille, A. Dudhia,</w:t>
        </w:r>
      </w:ins>
      <w:ins w:id="999" w:author="Elash, Brenden" w:date="2015-09-16T17:45:00Z">
        <w:r w:rsidR="00497278">
          <w:rPr>
            <w:rFonts w:ascii="Times New Roman" w:hAnsi="Times New Roman" w:cs="Times New Roman"/>
          </w:rPr>
          <w:t xml:space="preserve"> </w:t>
        </w:r>
      </w:ins>
      <w:ins w:id="1000" w:author="Elash, Brenden" w:date="2015-09-16T17:35:00Z">
        <w:r w:rsidRPr="00392EC8">
          <w:rPr>
            <w:rFonts w:ascii="Times New Roman" w:hAnsi="Times New Roman" w:cs="Times New Roman"/>
          </w:rPr>
          <w:t>D. Ehhalt, M. Endemann, et al. (2008), Mipas: an instrum</w:t>
        </w:r>
        <w:r w:rsidR="00497278">
          <w:rPr>
            <w:rFonts w:ascii="Times New Roman" w:hAnsi="Times New Roman" w:cs="Times New Roman"/>
          </w:rPr>
          <w:t>ent for atmospheric and climate</w:t>
        </w:r>
      </w:ins>
      <w:ins w:id="1001" w:author="Elash, Brenden" w:date="2015-09-16T17:45:00Z">
        <w:r w:rsidR="00497278">
          <w:rPr>
            <w:rFonts w:ascii="Times New Roman" w:hAnsi="Times New Roman" w:cs="Times New Roman"/>
          </w:rPr>
          <w:t xml:space="preserve"> </w:t>
        </w:r>
      </w:ins>
      <w:ins w:id="1002" w:author="Elash, Brenden" w:date="2015-09-16T17:35:00Z">
        <w:r w:rsidRPr="00392EC8">
          <w:rPr>
            <w:rFonts w:ascii="Times New Roman" w:hAnsi="Times New Roman" w:cs="Times New Roman"/>
          </w:rPr>
          <w:t xml:space="preserve">research, </w:t>
        </w:r>
        <w:r w:rsidRPr="00497278">
          <w:rPr>
            <w:rFonts w:ascii="Times New Roman" w:hAnsi="Times New Roman" w:cs="Times New Roman"/>
            <w:i/>
            <w:rPrChange w:id="1003" w:author="Elash, Brenden" w:date="2015-09-16T17:45:00Z">
              <w:rPr>
                <w:rFonts w:ascii="Times New Roman" w:hAnsi="Times New Roman" w:cs="Times New Roman"/>
              </w:rPr>
            </w:rPrChange>
          </w:rPr>
          <w:t>Atmospheric Chemistry and Physics</w:t>
        </w:r>
        <w:r w:rsidR="00497278">
          <w:rPr>
            <w:rFonts w:ascii="Times New Roman" w:hAnsi="Times New Roman" w:cs="Times New Roman"/>
          </w:rPr>
          <w:t>, 8, 2151-</w:t>
        </w:r>
        <w:r w:rsidRPr="00392EC8">
          <w:rPr>
            <w:rFonts w:ascii="Times New Roman" w:hAnsi="Times New Roman" w:cs="Times New Roman"/>
          </w:rPr>
          <w:t>2188.</w:t>
        </w:r>
      </w:ins>
    </w:p>
    <w:p w14:paraId="39F663A3" w14:textId="4AA78EF8" w:rsidR="00392EC8" w:rsidRPr="00392EC8" w:rsidRDefault="00392EC8">
      <w:pPr>
        <w:ind w:left="284" w:hanging="284"/>
        <w:rPr>
          <w:ins w:id="1004" w:author="Elash, Brenden" w:date="2015-09-16T17:35:00Z"/>
          <w:rFonts w:ascii="Times New Roman" w:hAnsi="Times New Roman" w:cs="Times New Roman"/>
        </w:rPr>
        <w:pPrChange w:id="1005" w:author="Elash, Brenden" w:date="2015-09-16T17:45:00Z">
          <w:pPr/>
        </w:pPrChange>
      </w:pPr>
      <w:ins w:id="1006" w:author="Elash, Brenden" w:date="2015-09-16T17:35:00Z">
        <w:r w:rsidRPr="00392EC8">
          <w:rPr>
            <w:rFonts w:ascii="Times New Roman" w:hAnsi="Times New Roman" w:cs="Times New Roman"/>
          </w:rPr>
          <w:t xml:space="preserve">Fromm, M., G. Nedoluha, and Z. Charvt (2013), Comment on </w:t>
        </w:r>
        <w:r w:rsidR="00497278">
          <w:rPr>
            <w:rFonts w:ascii="Times New Roman" w:hAnsi="Times New Roman" w:cs="Times New Roman"/>
          </w:rPr>
          <w:t>"large volcanic aerosol load in</w:t>
        </w:r>
      </w:ins>
      <w:ins w:id="1007" w:author="Elash, Brenden" w:date="2015-09-16T17:45:00Z">
        <w:r w:rsidR="00497278">
          <w:rPr>
            <w:rFonts w:ascii="Times New Roman" w:hAnsi="Times New Roman" w:cs="Times New Roman"/>
          </w:rPr>
          <w:t xml:space="preserve"> </w:t>
        </w:r>
      </w:ins>
      <w:ins w:id="1008" w:author="Elash, Brenden" w:date="2015-09-16T17:35:00Z">
        <w:r w:rsidRPr="00392EC8">
          <w:rPr>
            <w:rFonts w:ascii="Times New Roman" w:hAnsi="Times New Roman" w:cs="Times New Roman"/>
          </w:rPr>
          <w:t xml:space="preserve">the stratosphere linked to asian monsoon transport", </w:t>
        </w:r>
        <w:r w:rsidRPr="00497278">
          <w:rPr>
            <w:rFonts w:ascii="Times New Roman" w:hAnsi="Times New Roman" w:cs="Times New Roman"/>
            <w:i/>
            <w:rPrChange w:id="1009" w:author="Elash, Brenden" w:date="2015-09-16T17:45:00Z">
              <w:rPr>
                <w:rFonts w:ascii="Times New Roman" w:hAnsi="Times New Roman" w:cs="Times New Roman"/>
              </w:rPr>
            </w:rPrChange>
          </w:rPr>
          <w:t>Science,</w:t>
        </w:r>
        <w:r w:rsidR="00497278">
          <w:rPr>
            <w:rFonts w:ascii="Times New Roman" w:hAnsi="Times New Roman" w:cs="Times New Roman"/>
          </w:rPr>
          <w:t xml:space="preserve"> 339, 647, doi:10.1126/science.</w:t>
        </w:r>
        <w:r w:rsidRPr="00392EC8">
          <w:rPr>
            <w:rFonts w:ascii="Times New Roman" w:hAnsi="Times New Roman" w:cs="Times New Roman"/>
          </w:rPr>
          <w:t>1228605.</w:t>
        </w:r>
      </w:ins>
    </w:p>
    <w:p w14:paraId="63BF332E" w14:textId="470B5DBC" w:rsidR="00392EC8" w:rsidRPr="00392EC8" w:rsidRDefault="00392EC8">
      <w:pPr>
        <w:ind w:left="284" w:hanging="284"/>
        <w:rPr>
          <w:ins w:id="1010" w:author="Elash, Brenden" w:date="2015-09-16T17:35:00Z"/>
          <w:rFonts w:ascii="Times New Roman" w:hAnsi="Times New Roman" w:cs="Times New Roman"/>
        </w:rPr>
        <w:pPrChange w:id="1011" w:author="Elash, Brenden" w:date="2015-09-16T17:46:00Z">
          <w:pPr/>
        </w:pPrChange>
      </w:pPr>
      <w:ins w:id="1012" w:author="Elash, Brenden" w:date="2015-09-16T17:35:00Z">
        <w:r w:rsidRPr="00392EC8">
          <w:rPr>
            <w:rFonts w:ascii="Times New Roman" w:hAnsi="Times New Roman" w:cs="Times New Roman"/>
          </w:rPr>
          <w:t>Fromm, M., G. Kablick, G. Nedoluha, E. Carboni, R. Grai</w:t>
        </w:r>
        <w:r w:rsidR="00497278">
          <w:rPr>
            <w:rFonts w:ascii="Times New Roman" w:hAnsi="Times New Roman" w:cs="Times New Roman"/>
          </w:rPr>
          <w:t>nger, J. Campbell, and J. Lewis</w:t>
        </w:r>
      </w:ins>
      <w:ins w:id="1013" w:author="Elash, Brenden" w:date="2015-09-16T17:46:00Z">
        <w:r w:rsidR="00497278">
          <w:rPr>
            <w:rFonts w:ascii="Times New Roman" w:hAnsi="Times New Roman" w:cs="Times New Roman"/>
          </w:rPr>
          <w:t xml:space="preserve"> </w:t>
        </w:r>
      </w:ins>
      <w:ins w:id="1014" w:author="Elash, Brenden" w:date="2015-09-16T17:35:00Z">
        <w:r w:rsidRPr="00392EC8">
          <w:rPr>
            <w:rFonts w:ascii="Times New Roman" w:hAnsi="Times New Roman" w:cs="Times New Roman"/>
          </w:rPr>
          <w:t>(2014), Correcting the record of volcanic stratospheric aerosol impact: Nabro and sarychev</w:t>
        </w:r>
      </w:ins>
      <w:ins w:id="1015" w:author="Elash, Brenden" w:date="2015-09-16T17:46:00Z">
        <w:r w:rsidR="00497278">
          <w:rPr>
            <w:rFonts w:ascii="Times New Roman" w:hAnsi="Times New Roman" w:cs="Times New Roman"/>
          </w:rPr>
          <w:t xml:space="preserve"> </w:t>
        </w:r>
      </w:ins>
      <w:ins w:id="1016" w:author="Elash, Brenden" w:date="2015-09-16T17:35:00Z">
        <w:r w:rsidRPr="00392EC8">
          <w:rPr>
            <w:rFonts w:ascii="Times New Roman" w:hAnsi="Times New Roman" w:cs="Times New Roman"/>
          </w:rPr>
          <w:t xml:space="preserve">peak, </w:t>
        </w:r>
        <w:r w:rsidRPr="00497278">
          <w:rPr>
            <w:rFonts w:ascii="Times New Roman" w:hAnsi="Times New Roman" w:cs="Times New Roman"/>
            <w:i/>
            <w:rPrChange w:id="1017" w:author="Elash, Brenden" w:date="2015-09-16T17:46:00Z">
              <w:rPr>
                <w:rFonts w:ascii="Times New Roman" w:hAnsi="Times New Roman" w:cs="Times New Roman"/>
              </w:rPr>
            </w:rPrChange>
          </w:rPr>
          <w:t>Journal of Geophysical Research: Atmospheres</w:t>
        </w:r>
        <w:r w:rsidRPr="00392EC8">
          <w:rPr>
            <w:rFonts w:ascii="Times New Roman" w:hAnsi="Times New Roman" w:cs="Times New Roman"/>
          </w:rPr>
          <w:t>, 119, 10,343{10,364, doi:10.1002/2014JD021507.</w:t>
        </w:r>
      </w:ins>
    </w:p>
    <w:p w14:paraId="68F1453E" w14:textId="39A0C986" w:rsidR="00392EC8" w:rsidRPr="00392EC8" w:rsidRDefault="00392EC8">
      <w:pPr>
        <w:ind w:left="284" w:hanging="284"/>
        <w:rPr>
          <w:ins w:id="1018" w:author="Elash, Brenden" w:date="2015-09-16T17:35:00Z"/>
          <w:rFonts w:ascii="Times New Roman" w:hAnsi="Times New Roman" w:cs="Times New Roman"/>
        </w:rPr>
        <w:pPrChange w:id="1019" w:author="Elash, Brenden" w:date="2015-09-16T17:46:00Z">
          <w:pPr/>
        </w:pPrChange>
      </w:pPr>
      <w:ins w:id="1020" w:author="Elash, Brenden" w:date="2015-09-16T17:35:00Z">
        <w:r w:rsidRPr="00392EC8">
          <w:rPr>
            <w:rFonts w:ascii="Times New Roman" w:hAnsi="Times New Roman" w:cs="Times New Roman"/>
          </w:rPr>
          <w:lastRenderedPageBreak/>
          <w:t>Fyfe, J. C., N. P. Gillett, and F. W. Zwiers (2013), Overes</w:t>
        </w:r>
        <w:r w:rsidR="0017201B">
          <w:rPr>
            <w:rFonts w:ascii="Times New Roman" w:hAnsi="Times New Roman" w:cs="Times New Roman"/>
          </w:rPr>
          <w:t>timated global warming over the</w:t>
        </w:r>
      </w:ins>
      <w:ins w:id="1021" w:author="Elash, Brenden" w:date="2015-09-16T17:46:00Z">
        <w:r w:rsidR="0017201B">
          <w:rPr>
            <w:rFonts w:ascii="Times New Roman" w:hAnsi="Times New Roman" w:cs="Times New Roman"/>
          </w:rPr>
          <w:t xml:space="preserve"> </w:t>
        </w:r>
      </w:ins>
      <w:ins w:id="1022" w:author="Elash, Brenden" w:date="2015-09-16T17:35:00Z">
        <w:r w:rsidRPr="00392EC8">
          <w:rPr>
            <w:rFonts w:ascii="Times New Roman" w:hAnsi="Times New Roman" w:cs="Times New Roman"/>
          </w:rPr>
          <w:t xml:space="preserve">past 20 years, </w:t>
        </w:r>
        <w:r w:rsidRPr="0017201B">
          <w:rPr>
            <w:rFonts w:ascii="Times New Roman" w:hAnsi="Times New Roman" w:cs="Times New Roman"/>
            <w:i/>
            <w:rPrChange w:id="1023" w:author="Elash, Brenden" w:date="2015-09-16T17:46:00Z">
              <w:rPr>
                <w:rFonts w:ascii="Times New Roman" w:hAnsi="Times New Roman" w:cs="Times New Roman"/>
              </w:rPr>
            </w:rPrChange>
          </w:rPr>
          <w:t>Nature Climate Change</w:t>
        </w:r>
        <w:r w:rsidRPr="00392EC8">
          <w:rPr>
            <w:rFonts w:ascii="Times New Roman" w:hAnsi="Times New Roman" w:cs="Times New Roman"/>
          </w:rPr>
          <w:t>, 3, 767</w:t>
        </w:r>
      </w:ins>
      <w:ins w:id="1024" w:author="Elash, Brenden" w:date="2015-09-16T17:46:00Z">
        <w:r w:rsidR="0017201B">
          <w:rPr>
            <w:rFonts w:ascii="Times New Roman" w:hAnsi="Times New Roman" w:cs="Times New Roman"/>
          </w:rPr>
          <w:t>-</w:t>
        </w:r>
      </w:ins>
      <w:ins w:id="1025" w:author="Elash, Brenden" w:date="2015-09-16T17:35:00Z">
        <w:r w:rsidRPr="00392EC8">
          <w:rPr>
            <w:rFonts w:ascii="Times New Roman" w:hAnsi="Times New Roman" w:cs="Times New Roman"/>
          </w:rPr>
          <w:t>769.</w:t>
        </w:r>
      </w:ins>
    </w:p>
    <w:p w14:paraId="3EE8FF69" w14:textId="34C72F5E" w:rsidR="00392EC8" w:rsidRPr="00392EC8" w:rsidRDefault="00392EC8">
      <w:pPr>
        <w:ind w:left="284" w:hanging="284"/>
        <w:rPr>
          <w:ins w:id="1026" w:author="Elash, Brenden" w:date="2015-09-16T17:35:00Z"/>
          <w:rFonts w:ascii="Times New Roman" w:hAnsi="Times New Roman" w:cs="Times New Roman"/>
        </w:rPr>
        <w:pPrChange w:id="1027" w:author="Elash, Brenden" w:date="2015-09-16T17:37:00Z">
          <w:pPr/>
        </w:pPrChange>
      </w:pPr>
      <w:ins w:id="1028" w:author="Elash, Brenden" w:date="2015-09-16T17:35:00Z">
        <w:r w:rsidRPr="00392EC8">
          <w:rPr>
            <w:rFonts w:ascii="Times New Roman" w:hAnsi="Times New Roman" w:cs="Times New Roman"/>
          </w:rPr>
          <w:t>Georgiev, G., D. A. Glenar, and J. J. Hillman (2002), Spectral characterization of acousto-optic</w:t>
        </w:r>
      </w:ins>
      <w:ins w:id="1029" w:author="Elash, Brenden" w:date="2015-09-16T17:46:00Z">
        <w:r w:rsidR="0017201B">
          <w:rPr>
            <w:rFonts w:ascii="Times New Roman" w:hAnsi="Times New Roman" w:cs="Times New Roman"/>
          </w:rPr>
          <w:t xml:space="preserve"> fi</w:t>
        </w:r>
      </w:ins>
      <w:ins w:id="1030" w:author="Elash, Brenden" w:date="2015-09-16T17:35:00Z">
        <w:r w:rsidRPr="00392EC8">
          <w:rPr>
            <w:rFonts w:ascii="Times New Roman" w:hAnsi="Times New Roman" w:cs="Times New Roman"/>
          </w:rPr>
          <w:t xml:space="preserve">lters used in imaging spectroscopy, </w:t>
        </w:r>
        <w:r w:rsidRPr="0017201B">
          <w:rPr>
            <w:rFonts w:ascii="Times New Roman" w:hAnsi="Times New Roman" w:cs="Times New Roman"/>
            <w:i/>
            <w:rPrChange w:id="1031" w:author="Elash, Brenden" w:date="2015-09-16T17:46:00Z">
              <w:rPr>
                <w:rFonts w:ascii="Times New Roman" w:hAnsi="Times New Roman" w:cs="Times New Roman"/>
              </w:rPr>
            </w:rPrChange>
          </w:rPr>
          <w:t>Appl. Opt</w:t>
        </w:r>
        <w:r w:rsidRPr="00392EC8">
          <w:rPr>
            <w:rFonts w:ascii="Times New Roman" w:hAnsi="Times New Roman" w:cs="Times New Roman"/>
          </w:rPr>
          <w:t>., 41, 209</w:t>
        </w:r>
      </w:ins>
      <w:ins w:id="1032" w:author="Elash, Brenden" w:date="2015-09-16T17:46:00Z">
        <w:r w:rsidR="0017201B">
          <w:rPr>
            <w:rFonts w:ascii="Times New Roman" w:hAnsi="Times New Roman" w:cs="Times New Roman"/>
          </w:rPr>
          <w:t>-</w:t>
        </w:r>
      </w:ins>
      <w:ins w:id="1033" w:author="Elash, Brenden" w:date="2015-09-16T17:35:00Z">
        <w:r w:rsidRPr="00392EC8">
          <w:rPr>
            <w:rFonts w:ascii="Times New Roman" w:hAnsi="Times New Roman" w:cs="Times New Roman"/>
          </w:rPr>
          <w:t>217, doi:10.1364/AO.41.000209.</w:t>
        </w:r>
      </w:ins>
    </w:p>
    <w:p w14:paraId="5876479F" w14:textId="13A2ACA0" w:rsidR="00392EC8" w:rsidRPr="00392EC8" w:rsidRDefault="00392EC8">
      <w:pPr>
        <w:ind w:left="284" w:hanging="284"/>
        <w:rPr>
          <w:ins w:id="1034" w:author="Elash, Brenden" w:date="2015-09-16T17:35:00Z"/>
          <w:rFonts w:ascii="Times New Roman" w:hAnsi="Times New Roman" w:cs="Times New Roman"/>
        </w:rPr>
        <w:pPrChange w:id="1035" w:author="Elash, Brenden" w:date="2015-09-16T17:47:00Z">
          <w:pPr/>
        </w:pPrChange>
      </w:pPr>
      <w:ins w:id="1036" w:author="Elash, Brenden" w:date="2015-09-16T17:35:00Z">
        <w:r w:rsidRPr="00392EC8">
          <w:rPr>
            <w:rFonts w:ascii="Times New Roman" w:hAnsi="Times New Roman" w:cs="Times New Roman"/>
          </w:rPr>
          <w:t xml:space="preserve">Gilbert, K., D. Turnbull, K. Walker, C. Boone, S. McLeod, M. </w:t>
        </w:r>
        <w:r w:rsidR="0017201B">
          <w:rPr>
            <w:rFonts w:ascii="Times New Roman" w:hAnsi="Times New Roman" w:cs="Times New Roman"/>
          </w:rPr>
          <w:t>Butler, R. Skelton, P. Bernath,</w:t>
        </w:r>
      </w:ins>
      <w:ins w:id="1037" w:author="Elash, Brenden" w:date="2015-09-16T17:47:00Z">
        <w:r w:rsidR="0017201B">
          <w:rPr>
            <w:rFonts w:ascii="Times New Roman" w:hAnsi="Times New Roman" w:cs="Times New Roman"/>
          </w:rPr>
          <w:t xml:space="preserve"> </w:t>
        </w:r>
      </w:ins>
      <w:ins w:id="1038" w:author="Elash, Brenden" w:date="2015-09-16T17:35:00Z">
        <w:r w:rsidRPr="00392EC8">
          <w:rPr>
            <w:rFonts w:ascii="Times New Roman" w:hAnsi="Times New Roman" w:cs="Times New Roman"/>
          </w:rPr>
          <w:t>F. Chateauneuf, and M.-A. Soucy (2007), The onboard imager</w:t>
        </w:r>
        <w:r w:rsidR="0017201B">
          <w:rPr>
            <w:rFonts w:ascii="Times New Roman" w:hAnsi="Times New Roman" w:cs="Times New Roman"/>
          </w:rPr>
          <w:t>s for the canadian ace scisat-1</w:t>
        </w:r>
      </w:ins>
      <w:ins w:id="1039" w:author="Elash, Brenden" w:date="2015-09-16T17:47:00Z">
        <w:r w:rsidR="0017201B">
          <w:rPr>
            <w:rFonts w:ascii="Times New Roman" w:hAnsi="Times New Roman" w:cs="Times New Roman"/>
          </w:rPr>
          <w:t xml:space="preserve"> </w:t>
        </w:r>
      </w:ins>
      <w:ins w:id="1040" w:author="Elash, Brenden" w:date="2015-09-16T17:35:00Z">
        <w:r w:rsidRPr="00392EC8">
          <w:rPr>
            <w:rFonts w:ascii="Times New Roman" w:hAnsi="Times New Roman" w:cs="Times New Roman"/>
          </w:rPr>
          <w:t xml:space="preserve">mission, </w:t>
        </w:r>
        <w:r w:rsidRPr="0017201B">
          <w:rPr>
            <w:rFonts w:ascii="Times New Roman" w:hAnsi="Times New Roman" w:cs="Times New Roman"/>
            <w:i/>
            <w:rPrChange w:id="1041" w:author="Elash, Brenden" w:date="2015-09-16T17:47:00Z">
              <w:rPr>
                <w:rFonts w:ascii="Times New Roman" w:hAnsi="Times New Roman" w:cs="Times New Roman"/>
              </w:rPr>
            </w:rPrChange>
          </w:rPr>
          <w:t>Journal of Geophysical Research: Atmospheres</w:t>
        </w:r>
        <w:r w:rsidRPr="00392EC8">
          <w:rPr>
            <w:rFonts w:ascii="Times New Roman" w:hAnsi="Times New Roman" w:cs="Times New Roman"/>
          </w:rPr>
          <w:t xml:space="preserve"> (1984</w:t>
        </w:r>
      </w:ins>
      <w:ins w:id="1042" w:author="Elash, Brenden" w:date="2015-09-16T17:47:00Z">
        <w:r w:rsidR="0017201B">
          <w:rPr>
            <w:rFonts w:ascii="Times New Roman" w:hAnsi="Times New Roman" w:cs="Times New Roman"/>
          </w:rPr>
          <w:t>-</w:t>
        </w:r>
      </w:ins>
      <w:ins w:id="1043" w:author="Elash, Brenden" w:date="2015-09-16T17:35:00Z">
        <w:r w:rsidRPr="00392EC8">
          <w:rPr>
            <w:rFonts w:ascii="Times New Roman" w:hAnsi="Times New Roman" w:cs="Times New Roman"/>
          </w:rPr>
          <w:t>2012), 112.</w:t>
        </w:r>
      </w:ins>
    </w:p>
    <w:p w14:paraId="00064F33" w14:textId="79424E5F" w:rsidR="00392EC8" w:rsidRPr="00392EC8" w:rsidRDefault="00392EC8">
      <w:pPr>
        <w:ind w:left="284" w:hanging="284"/>
        <w:rPr>
          <w:ins w:id="1044" w:author="Elash, Brenden" w:date="2015-09-16T17:35:00Z"/>
          <w:rFonts w:ascii="Times New Roman" w:hAnsi="Times New Roman" w:cs="Times New Roman"/>
        </w:rPr>
        <w:pPrChange w:id="1045" w:author="Elash, Brenden" w:date="2015-09-16T17:47:00Z">
          <w:pPr/>
        </w:pPrChange>
      </w:pPr>
      <w:ins w:id="1046" w:author="Elash, Brenden" w:date="2015-09-16T17:35:00Z">
        <w:r w:rsidRPr="00392EC8">
          <w:rPr>
            <w:rFonts w:ascii="Times New Roman" w:hAnsi="Times New Roman" w:cs="Times New Roman"/>
          </w:rPr>
          <w:t>Haywood, J. M., A. Jones, and G. S. Jones (2014), The impa</w:t>
        </w:r>
        <w:r w:rsidR="0017201B">
          <w:rPr>
            <w:rFonts w:ascii="Times New Roman" w:hAnsi="Times New Roman" w:cs="Times New Roman"/>
          </w:rPr>
          <w:t>ct of volcanic eruptions in the</w:t>
        </w:r>
      </w:ins>
      <w:ins w:id="1047" w:author="Elash, Brenden" w:date="2015-09-16T17:47:00Z">
        <w:r w:rsidR="0017201B">
          <w:rPr>
            <w:rFonts w:ascii="Times New Roman" w:hAnsi="Times New Roman" w:cs="Times New Roman"/>
          </w:rPr>
          <w:t xml:space="preserve"> </w:t>
        </w:r>
      </w:ins>
      <w:ins w:id="1048" w:author="Elash, Brenden" w:date="2015-09-16T17:35:00Z">
        <w:r w:rsidRPr="00392EC8">
          <w:rPr>
            <w:rFonts w:ascii="Times New Roman" w:hAnsi="Times New Roman" w:cs="Times New Roman"/>
          </w:rPr>
          <w:t>period 2000</w:t>
        </w:r>
      </w:ins>
      <w:ins w:id="1049" w:author="Elash, Brenden" w:date="2015-09-16T17:47:00Z">
        <w:r w:rsidR="0017201B">
          <w:rPr>
            <w:rFonts w:ascii="Times New Roman" w:hAnsi="Times New Roman" w:cs="Times New Roman"/>
          </w:rPr>
          <w:t>-</w:t>
        </w:r>
      </w:ins>
      <w:ins w:id="1050" w:author="Elash, Brenden" w:date="2015-09-16T17:35:00Z">
        <w:r w:rsidRPr="00392EC8">
          <w:rPr>
            <w:rFonts w:ascii="Times New Roman" w:hAnsi="Times New Roman" w:cs="Times New Roman"/>
          </w:rPr>
          <w:t>2013 on global mean temperature trends eval</w:t>
        </w:r>
        <w:r w:rsidR="0017201B">
          <w:rPr>
            <w:rFonts w:ascii="Times New Roman" w:hAnsi="Times New Roman" w:cs="Times New Roman"/>
          </w:rPr>
          <w:t>uated in the hadgem2-es climate</w:t>
        </w:r>
      </w:ins>
      <w:ins w:id="1051" w:author="Elash, Brenden" w:date="2015-09-16T17:47:00Z">
        <w:r w:rsidR="0017201B">
          <w:rPr>
            <w:rFonts w:ascii="Times New Roman" w:hAnsi="Times New Roman" w:cs="Times New Roman"/>
          </w:rPr>
          <w:t xml:space="preserve"> </w:t>
        </w:r>
      </w:ins>
      <w:ins w:id="1052" w:author="Elash, Brenden" w:date="2015-09-16T17:35:00Z">
        <w:r w:rsidRPr="00392EC8">
          <w:rPr>
            <w:rFonts w:ascii="Times New Roman" w:hAnsi="Times New Roman" w:cs="Times New Roman"/>
          </w:rPr>
          <w:t xml:space="preserve">model, </w:t>
        </w:r>
        <w:r w:rsidRPr="0017201B">
          <w:rPr>
            <w:rFonts w:ascii="Times New Roman" w:hAnsi="Times New Roman" w:cs="Times New Roman"/>
            <w:i/>
            <w:rPrChange w:id="1053" w:author="Elash, Brenden" w:date="2015-09-16T17:47:00Z">
              <w:rPr>
                <w:rFonts w:ascii="Times New Roman" w:hAnsi="Times New Roman" w:cs="Times New Roman"/>
              </w:rPr>
            </w:rPrChange>
          </w:rPr>
          <w:t>Atmospheric Science Letters</w:t>
        </w:r>
        <w:r w:rsidRPr="00392EC8">
          <w:rPr>
            <w:rFonts w:ascii="Times New Roman" w:hAnsi="Times New Roman" w:cs="Times New Roman"/>
          </w:rPr>
          <w:t>, 15, 92</w:t>
        </w:r>
      </w:ins>
      <w:ins w:id="1054" w:author="Elash, Brenden" w:date="2015-09-16T17:47:00Z">
        <w:r w:rsidR="0017201B">
          <w:rPr>
            <w:rFonts w:ascii="Times New Roman" w:hAnsi="Times New Roman" w:cs="Times New Roman"/>
          </w:rPr>
          <w:t>-</w:t>
        </w:r>
      </w:ins>
      <w:ins w:id="1055" w:author="Elash, Brenden" w:date="2015-09-16T17:35:00Z">
        <w:r w:rsidRPr="00392EC8">
          <w:rPr>
            <w:rFonts w:ascii="Times New Roman" w:hAnsi="Times New Roman" w:cs="Times New Roman"/>
          </w:rPr>
          <w:t>96, doi:10.1002/asl2.471.</w:t>
        </w:r>
      </w:ins>
    </w:p>
    <w:p w14:paraId="077DBB4E" w14:textId="4C4D23E5" w:rsidR="00392EC8" w:rsidRPr="00392EC8" w:rsidRDefault="00392EC8">
      <w:pPr>
        <w:ind w:left="284" w:hanging="284"/>
        <w:rPr>
          <w:ins w:id="1056" w:author="Elash, Brenden" w:date="2015-09-16T17:35:00Z"/>
          <w:rFonts w:ascii="Times New Roman" w:hAnsi="Times New Roman" w:cs="Times New Roman"/>
        </w:rPr>
        <w:pPrChange w:id="1057" w:author="Elash, Brenden" w:date="2015-09-16T17:47:00Z">
          <w:pPr/>
        </w:pPrChange>
      </w:pPr>
      <w:ins w:id="1058" w:author="Elash, Brenden" w:date="2015-09-16T17:35:00Z">
        <w:r w:rsidRPr="00392EC8">
          <w:rPr>
            <w:rFonts w:ascii="Times New Roman" w:hAnsi="Times New Roman" w:cs="Times New Roman"/>
          </w:rPr>
          <w:t>Hofmann, D., J. Barnes, M. O'Neill, M. Trudeau, and R. Neely</w:t>
        </w:r>
        <w:r w:rsidR="0017201B">
          <w:rPr>
            <w:rFonts w:ascii="Times New Roman" w:hAnsi="Times New Roman" w:cs="Times New Roman"/>
          </w:rPr>
          <w:t xml:space="preserve"> (2009), Increase in background</w:t>
        </w:r>
      </w:ins>
      <w:ins w:id="1059" w:author="Elash, Brenden" w:date="2015-09-16T17:47:00Z">
        <w:r w:rsidR="0017201B">
          <w:rPr>
            <w:rFonts w:ascii="Times New Roman" w:hAnsi="Times New Roman" w:cs="Times New Roman"/>
          </w:rPr>
          <w:t xml:space="preserve"> </w:t>
        </w:r>
      </w:ins>
      <w:ins w:id="1060" w:author="Elash, Brenden" w:date="2015-09-16T17:35:00Z">
        <w:r w:rsidRPr="00392EC8">
          <w:rPr>
            <w:rFonts w:ascii="Times New Roman" w:hAnsi="Times New Roman" w:cs="Times New Roman"/>
          </w:rPr>
          <w:t>stratospheric aerosol observed with lidar at mauna loa obs</w:t>
        </w:r>
        <w:r w:rsidR="0017201B">
          <w:rPr>
            <w:rFonts w:ascii="Times New Roman" w:hAnsi="Times New Roman" w:cs="Times New Roman"/>
          </w:rPr>
          <w:t>ervatory and boulder, colorado</w:t>
        </w:r>
        <w:r w:rsidR="0017201B" w:rsidRPr="0017201B">
          <w:rPr>
            <w:rFonts w:ascii="Times New Roman" w:hAnsi="Times New Roman" w:cs="Times New Roman"/>
            <w:i/>
            <w:rPrChange w:id="1061" w:author="Elash, Brenden" w:date="2015-09-16T17:47:00Z">
              <w:rPr>
                <w:rFonts w:ascii="Times New Roman" w:hAnsi="Times New Roman" w:cs="Times New Roman"/>
              </w:rPr>
            </w:rPrChange>
          </w:rPr>
          <w:t>,</w:t>
        </w:r>
      </w:ins>
      <w:ins w:id="1062" w:author="Elash, Brenden" w:date="2015-09-16T17:47:00Z">
        <w:r w:rsidR="0017201B" w:rsidRPr="0017201B">
          <w:rPr>
            <w:rFonts w:ascii="Times New Roman" w:hAnsi="Times New Roman" w:cs="Times New Roman"/>
            <w:i/>
            <w:rPrChange w:id="1063" w:author="Elash, Brenden" w:date="2015-09-16T17:47:00Z">
              <w:rPr>
                <w:rFonts w:ascii="Times New Roman" w:hAnsi="Times New Roman" w:cs="Times New Roman"/>
              </w:rPr>
            </w:rPrChange>
          </w:rPr>
          <w:t xml:space="preserve"> </w:t>
        </w:r>
      </w:ins>
      <w:ins w:id="1064" w:author="Elash, Brenden" w:date="2015-09-16T17:35:00Z">
        <w:r w:rsidRPr="0017201B">
          <w:rPr>
            <w:rFonts w:ascii="Times New Roman" w:hAnsi="Times New Roman" w:cs="Times New Roman"/>
            <w:i/>
            <w:rPrChange w:id="1065" w:author="Elash, Brenden" w:date="2015-09-16T17:47:00Z">
              <w:rPr>
                <w:rFonts w:ascii="Times New Roman" w:hAnsi="Times New Roman" w:cs="Times New Roman"/>
              </w:rPr>
            </w:rPrChange>
          </w:rPr>
          <w:t>Geophysical Research Letters</w:t>
        </w:r>
        <w:r w:rsidR="0017201B">
          <w:rPr>
            <w:rFonts w:ascii="Times New Roman" w:hAnsi="Times New Roman" w:cs="Times New Roman"/>
          </w:rPr>
          <w:t>, 36</w:t>
        </w:r>
        <w:r w:rsidRPr="00392EC8">
          <w:rPr>
            <w:rFonts w:ascii="Times New Roman" w:hAnsi="Times New Roman" w:cs="Times New Roman"/>
          </w:rPr>
          <w:t>, doi:10.1029/2009GL039008, l15808.</w:t>
        </w:r>
      </w:ins>
    </w:p>
    <w:p w14:paraId="4C02D962" w14:textId="68E1FAD1" w:rsidR="00392EC8" w:rsidRPr="00392EC8" w:rsidRDefault="00392EC8">
      <w:pPr>
        <w:ind w:left="284" w:hanging="284"/>
        <w:rPr>
          <w:ins w:id="1066" w:author="Elash, Brenden" w:date="2015-09-16T17:35:00Z"/>
          <w:rFonts w:ascii="Times New Roman" w:hAnsi="Times New Roman" w:cs="Times New Roman"/>
        </w:rPr>
        <w:pPrChange w:id="1067" w:author="Elash, Brenden" w:date="2015-09-16T17:48:00Z">
          <w:pPr/>
        </w:pPrChange>
      </w:pPr>
      <w:ins w:id="1068" w:author="Elash, Brenden" w:date="2015-09-16T17:35:00Z">
        <w:r w:rsidRPr="00392EC8">
          <w:rPr>
            <w:rFonts w:ascii="Times New Roman" w:hAnsi="Times New Roman" w:cs="Times New Roman"/>
          </w:rPr>
          <w:t>Junge, C. E., C. W. Chagnon, and J. E. Manson (1961), Stra</w:t>
        </w:r>
        <w:r w:rsidR="0017201B">
          <w:rPr>
            <w:rFonts w:ascii="Times New Roman" w:hAnsi="Times New Roman" w:cs="Times New Roman"/>
          </w:rPr>
          <w:t xml:space="preserve">tospheric Aerosols., </w:t>
        </w:r>
        <w:r w:rsidR="0017201B" w:rsidRPr="0017201B">
          <w:rPr>
            <w:rFonts w:ascii="Times New Roman" w:hAnsi="Times New Roman" w:cs="Times New Roman"/>
            <w:i/>
            <w:rPrChange w:id="1069" w:author="Elash, Brenden" w:date="2015-09-16T17:48:00Z">
              <w:rPr>
                <w:rFonts w:ascii="Times New Roman" w:hAnsi="Times New Roman" w:cs="Times New Roman"/>
              </w:rPr>
            </w:rPrChange>
          </w:rPr>
          <w:t>Journal of</w:t>
        </w:r>
      </w:ins>
      <w:ins w:id="1070" w:author="Elash, Brenden" w:date="2015-09-16T17:48:00Z">
        <w:r w:rsidR="0017201B" w:rsidRPr="0017201B">
          <w:rPr>
            <w:rFonts w:ascii="Times New Roman" w:hAnsi="Times New Roman" w:cs="Times New Roman"/>
            <w:i/>
            <w:rPrChange w:id="1071" w:author="Elash, Brenden" w:date="2015-09-16T17:48:00Z">
              <w:rPr>
                <w:rFonts w:ascii="Times New Roman" w:hAnsi="Times New Roman" w:cs="Times New Roman"/>
              </w:rPr>
            </w:rPrChange>
          </w:rPr>
          <w:t xml:space="preserve"> </w:t>
        </w:r>
      </w:ins>
      <w:ins w:id="1072" w:author="Elash, Brenden" w:date="2015-09-16T17:35:00Z">
        <w:r w:rsidRPr="0017201B">
          <w:rPr>
            <w:rFonts w:ascii="Times New Roman" w:hAnsi="Times New Roman" w:cs="Times New Roman"/>
            <w:i/>
            <w:rPrChange w:id="1073" w:author="Elash, Brenden" w:date="2015-09-16T17:48:00Z">
              <w:rPr>
                <w:rFonts w:ascii="Times New Roman" w:hAnsi="Times New Roman" w:cs="Times New Roman"/>
              </w:rPr>
            </w:rPrChange>
          </w:rPr>
          <w:t>Atmospheric Sciences</w:t>
        </w:r>
        <w:r w:rsidRPr="00392EC8">
          <w:rPr>
            <w:rFonts w:ascii="Times New Roman" w:hAnsi="Times New Roman" w:cs="Times New Roman"/>
          </w:rPr>
          <w:t>, 18, 81</w:t>
        </w:r>
      </w:ins>
      <w:ins w:id="1074" w:author="Elash, Brenden" w:date="2015-09-16T17:48:00Z">
        <w:r w:rsidR="0017201B">
          <w:rPr>
            <w:rFonts w:ascii="Times New Roman" w:hAnsi="Times New Roman" w:cs="Times New Roman"/>
          </w:rPr>
          <w:t>-</w:t>
        </w:r>
      </w:ins>
      <w:ins w:id="1075" w:author="Elash, Brenden" w:date="2015-09-16T17:35:00Z">
        <w:r w:rsidRPr="00392EC8">
          <w:rPr>
            <w:rFonts w:ascii="Times New Roman" w:hAnsi="Times New Roman" w:cs="Times New Roman"/>
          </w:rPr>
          <w:t>108, doi:10.1175/1520-0469(1961)018h0081:SAi2.0.CO;2.</w:t>
        </w:r>
      </w:ins>
    </w:p>
    <w:p w14:paraId="3933AEBE" w14:textId="54F459B0" w:rsidR="00392EC8" w:rsidRPr="00392EC8" w:rsidRDefault="00392EC8">
      <w:pPr>
        <w:ind w:left="284" w:hanging="284"/>
        <w:rPr>
          <w:ins w:id="1076" w:author="Elash, Brenden" w:date="2015-09-16T17:35:00Z"/>
          <w:rFonts w:ascii="Times New Roman" w:hAnsi="Times New Roman" w:cs="Times New Roman"/>
        </w:rPr>
        <w:pPrChange w:id="1077" w:author="Elash, Brenden" w:date="2015-09-16T17:48:00Z">
          <w:pPr/>
        </w:pPrChange>
      </w:pPr>
      <w:ins w:id="1078" w:author="Elash, Brenden" w:date="2015-09-16T17:35:00Z">
        <w:r w:rsidRPr="00392EC8">
          <w:rPr>
            <w:rFonts w:ascii="Times New Roman" w:hAnsi="Times New Roman" w:cs="Times New Roman"/>
          </w:rPr>
          <w:t xml:space="preserve">Kiehl, J. T., and B. P. Briegleb (1993), The relative roles of </w:t>
        </w:r>
        <w:r w:rsidR="0017201B">
          <w:rPr>
            <w:rFonts w:ascii="Times New Roman" w:hAnsi="Times New Roman" w:cs="Times New Roman"/>
          </w:rPr>
          <w:t>sulfate aerosols and greenhouse</w:t>
        </w:r>
      </w:ins>
      <w:ins w:id="1079" w:author="Elash, Brenden" w:date="2015-09-16T17:48:00Z">
        <w:r w:rsidR="0017201B">
          <w:rPr>
            <w:rFonts w:ascii="Times New Roman" w:hAnsi="Times New Roman" w:cs="Times New Roman"/>
          </w:rPr>
          <w:t xml:space="preserve"> </w:t>
        </w:r>
      </w:ins>
      <w:ins w:id="1080" w:author="Elash, Brenden" w:date="2015-09-16T17:35:00Z">
        <w:r w:rsidRPr="00392EC8">
          <w:rPr>
            <w:rFonts w:ascii="Times New Roman" w:hAnsi="Times New Roman" w:cs="Times New Roman"/>
          </w:rPr>
          <w:t xml:space="preserve">gases in climate forcing, </w:t>
        </w:r>
        <w:r w:rsidRPr="0017201B">
          <w:rPr>
            <w:rFonts w:ascii="Times New Roman" w:hAnsi="Times New Roman" w:cs="Times New Roman"/>
            <w:i/>
            <w:rPrChange w:id="1081" w:author="Elash, Brenden" w:date="2015-09-16T17:48:00Z">
              <w:rPr>
                <w:rFonts w:ascii="Times New Roman" w:hAnsi="Times New Roman" w:cs="Times New Roman"/>
              </w:rPr>
            </w:rPrChange>
          </w:rPr>
          <w:t>Science</w:t>
        </w:r>
        <w:r w:rsidR="0017201B">
          <w:rPr>
            <w:rFonts w:ascii="Times New Roman" w:hAnsi="Times New Roman" w:cs="Times New Roman"/>
          </w:rPr>
          <w:t>, 260, 311-</w:t>
        </w:r>
        <w:r w:rsidRPr="00392EC8">
          <w:rPr>
            <w:rFonts w:ascii="Times New Roman" w:hAnsi="Times New Roman" w:cs="Times New Roman"/>
          </w:rPr>
          <w:t>314, doi:10.1126/science.260.5106.311.</w:t>
        </w:r>
      </w:ins>
    </w:p>
    <w:p w14:paraId="2DC6B713" w14:textId="194AAF32" w:rsidR="00392EC8" w:rsidRPr="00392EC8" w:rsidRDefault="00392EC8">
      <w:pPr>
        <w:ind w:left="284" w:hanging="284"/>
        <w:rPr>
          <w:ins w:id="1082" w:author="Elash, Brenden" w:date="2015-09-16T17:35:00Z"/>
          <w:rFonts w:ascii="Times New Roman" w:hAnsi="Times New Roman" w:cs="Times New Roman"/>
        </w:rPr>
        <w:pPrChange w:id="1083" w:author="Elash, Brenden" w:date="2015-09-16T17:48:00Z">
          <w:pPr/>
        </w:pPrChange>
      </w:pPr>
      <w:ins w:id="1084" w:author="Elash, Brenden" w:date="2015-09-16T17:35:00Z">
        <w:r w:rsidRPr="00392EC8">
          <w:rPr>
            <w:rFonts w:ascii="Times New Roman" w:hAnsi="Times New Roman" w:cs="Times New Roman"/>
          </w:rPr>
          <w:t>Kosch, M., S. Makinen, F. Sigernes, and O. Harang (2003), Abs</w:t>
        </w:r>
        <w:r w:rsidR="0017201B">
          <w:rPr>
            <w:rFonts w:ascii="Times New Roman" w:hAnsi="Times New Roman" w:cs="Times New Roman"/>
          </w:rPr>
          <w:t>olute optical calibration using</w:t>
        </w:r>
      </w:ins>
      <w:ins w:id="1085" w:author="Elash, Brenden" w:date="2015-09-16T17:48:00Z">
        <w:r w:rsidR="0017201B">
          <w:rPr>
            <w:rFonts w:ascii="Times New Roman" w:hAnsi="Times New Roman" w:cs="Times New Roman"/>
          </w:rPr>
          <w:t xml:space="preserve"> </w:t>
        </w:r>
      </w:ins>
      <w:ins w:id="1086" w:author="Elash, Brenden" w:date="2015-09-16T17:35:00Z">
        <w:r w:rsidRPr="00392EC8">
          <w:rPr>
            <w:rFonts w:ascii="Times New Roman" w:hAnsi="Times New Roman" w:cs="Times New Roman"/>
          </w:rPr>
          <w:t>a simple tungsten light bulb: Experiment, Proceedings of t</w:t>
        </w:r>
        <w:r w:rsidR="0017201B">
          <w:rPr>
            <w:rFonts w:ascii="Times New Roman" w:hAnsi="Times New Roman" w:cs="Times New Roman"/>
          </w:rPr>
          <w:t>he 30th Annual European Meeting</w:t>
        </w:r>
      </w:ins>
      <w:ins w:id="1087" w:author="Elash, Brenden" w:date="2015-09-16T17:48:00Z">
        <w:r w:rsidR="0017201B">
          <w:rPr>
            <w:rFonts w:ascii="Times New Roman" w:hAnsi="Times New Roman" w:cs="Times New Roman"/>
          </w:rPr>
          <w:t xml:space="preserve"> </w:t>
        </w:r>
      </w:ins>
      <w:ins w:id="1088" w:author="Elash, Brenden" w:date="2015-09-16T17:35:00Z">
        <w:r w:rsidRPr="00392EC8">
          <w:rPr>
            <w:rFonts w:ascii="Times New Roman" w:hAnsi="Times New Roman" w:cs="Times New Roman"/>
          </w:rPr>
          <w:t>on Atmospheric Studies by Optical Methods, 50</w:t>
        </w:r>
      </w:ins>
      <w:ins w:id="1089" w:author="Elash, Brenden" w:date="2015-09-16T17:48:00Z">
        <w:r w:rsidR="0017201B">
          <w:rPr>
            <w:rFonts w:ascii="Times New Roman" w:hAnsi="Times New Roman" w:cs="Times New Roman"/>
          </w:rPr>
          <w:t>-</w:t>
        </w:r>
      </w:ins>
      <w:ins w:id="1090" w:author="Elash, Brenden" w:date="2015-09-16T17:35:00Z">
        <w:r w:rsidRPr="00392EC8">
          <w:rPr>
            <w:rFonts w:ascii="Times New Roman" w:hAnsi="Times New Roman" w:cs="Times New Roman"/>
          </w:rPr>
          <w:t>54.</w:t>
        </w:r>
      </w:ins>
    </w:p>
    <w:p w14:paraId="3AD08C04" w14:textId="33706658" w:rsidR="00392EC8" w:rsidRPr="00392EC8" w:rsidRDefault="00392EC8">
      <w:pPr>
        <w:ind w:left="284" w:hanging="284"/>
        <w:rPr>
          <w:ins w:id="1091" w:author="Elash, Brenden" w:date="2015-09-16T17:35:00Z"/>
          <w:rFonts w:ascii="Times New Roman" w:hAnsi="Times New Roman" w:cs="Times New Roman"/>
        </w:rPr>
        <w:pPrChange w:id="1092" w:author="Elash, Brenden" w:date="2015-09-16T17:49:00Z">
          <w:pPr/>
        </w:pPrChange>
      </w:pPr>
      <w:ins w:id="1093" w:author="Elash, Brenden" w:date="2015-09-16T17:35:00Z">
        <w:r w:rsidRPr="00392EC8">
          <w:rPr>
            <w:rFonts w:ascii="Times New Roman" w:hAnsi="Times New Roman" w:cs="Times New Roman"/>
          </w:rPr>
          <w:t xml:space="preserve">Llewellyn, E., N. D. Lloyd, D. A. Degenstein, R. L. Gattinger, </w:t>
        </w:r>
        <w:r w:rsidR="0017201B">
          <w:rPr>
            <w:rFonts w:ascii="Times New Roman" w:hAnsi="Times New Roman" w:cs="Times New Roman"/>
          </w:rPr>
          <w:t>S. V. Petelina, A. E. Bourassa,</w:t>
        </w:r>
        <w:r w:rsidRPr="00392EC8">
          <w:rPr>
            <w:rFonts w:ascii="Times New Roman" w:hAnsi="Times New Roman" w:cs="Times New Roman"/>
          </w:rPr>
          <w:t>J. T. Wiensz, E. V. Ivanov, I. C. McDade, B. H. Solheim</w:t>
        </w:r>
        <w:r w:rsidR="0017201B">
          <w:rPr>
            <w:rFonts w:ascii="Times New Roman" w:hAnsi="Times New Roman" w:cs="Times New Roman"/>
          </w:rPr>
          <w:t>, J. C. McConnell, C. S. Haley,</w:t>
        </w:r>
        <w:r w:rsidRPr="00392EC8">
          <w:rPr>
            <w:rFonts w:ascii="Times New Roman" w:hAnsi="Times New Roman" w:cs="Times New Roman"/>
          </w:rPr>
          <w:t>C. von Savigny, C. E. Sioris, C. A. McLinden, E. Gri</w:t>
        </w:r>
        <w:r w:rsidR="0017201B">
          <w:rPr>
            <w:rFonts w:ascii="Times New Roman" w:hAnsi="Times New Roman" w:cs="Times New Roman"/>
          </w:rPr>
          <w:t>f</w:t>
        </w:r>
        <w:r w:rsidRPr="00392EC8">
          <w:rPr>
            <w:rFonts w:ascii="Times New Roman" w:hAnsi="Times New Roman" w:cs="Times New Roman"/>
          </w:rPr>
          <w:t>oen, J. Kaminski, W. F. J. Evans,</w:t>
        </w:r>
      </w:ins>
      <w:ins w:id="1094" w:author="Elash, Brenden" w:date="2015-09-16T17:48:00Z">
        <w:r w:rsidR="0017201B">
          <w:rPr>
            <w:rFonts w:ascii="Times New Roman" w:hAnsi="Times New Roman" w:cs="Times New Roman"/>
          </w:rPr>
          <w:t xml:space="preserve"> </w:t>
        </w:r>
      </w:ins>
      <w:ins w:id="1095" w:author="Elash, Brenden" w:date="2015-09-16T17:35:00Z">
        <w:r w:rsidRPr="00392EC8">
          <w:rPr>
            <w:rFonts w:ascii="Times New Roman" w:hAnsi="Times New Roman" w:cs="Times New Roman"/>
          </w:rPr>
          <w:t>E. Puckrin, K. Strong, V. Wehrle, R. H. Hum, D. J. W</w:t>
        </w:r>
        <w:r w:rsidR="0017201B">
          <w:rPr>
            <w:rFonts w:ascii="Times New Roman" w:hAnsi="Times New Roman" w:cs="Times New Roman"/>
          </w:rPr>
          <w:t>. Kendall, J. Matsushita, D. P.</w:t>
        </w:r>
      </w:ins>
      <w:ins w:id="1096" w:author="Elash, Brenden" w:date="2015-09-16T17:49:00Z">
        <w:r w:rsidR="0017201B">
          <w:rPr>
            <w:rFonts w:ascii="Times New Roman" w:hAnsi="Times New Roman" w:cs="Times New Roman"/>
          </w:rPr>
          <w:t xml:space="preserve"> </w:t>
        </w:r>
      </w:ins>
      <w:ins w:id="1097" w:author="Elash, Brenden" w:date="2015-09-16T17:35:00Z">
        <w:r w:rsidRPr="00392EC8">
          <w:rPr>
            <w:rFonts w:ascii="Times New Roman" w:hAnsi="Times New Roman" w:cs="Times New Roman"/>
          </w:rPr>
          <w:t>Murtagh, S. Brohede, J. Stegman, G. Witt, G. Barnes, W</w:t>
        </w:r>
        <w:r w:rsidR="0017201B">
          <w:rPr>
            <w:rFonts w:ascii="Times New Roman" w:hAnsi="Times New Roman" w:cs="Times New Roman"/>
          </w:rPr>
          <w:t>. F. Payne, L. Piche, K. Smith,</w:t>
        </w:r>
      </w:ins>
      <w:ins w:id="1098" w:author="Elash, Brenden" w:date="2015-09-16T17:49:00Z">
        <w:r w:rsidR="0017201B">
          <w:rPr>
            <w:rFonts w:ascii="Times New Roman" w:hAnsi="Times New Roman" w:cs="Times New Roman"/>
          </w:rPr>
          <w:t xml:space="preserve"> </w:t>
        </w:r>
      </w:ins>
      <w:ins w:id="1099" w:author="Elash, Brenden" w:date="2015-09-16T17:35:00Z">
        <w:r w:rsidRPr="00392EC8">
          <w:rPr>
            <w:rFonts w:ascii="Times New Roman" w:hAnsi="Times New Roman" w:cs="Times New Roman"/>
          </w:rPr>
          <w:t>G. Warshaw, D. L. Deslauniers, P. Marchand, E. H. Ric</w:t>
        </w:r>
        <w:r w:rsidR="0017201B">
          <w:rPr>
            <w:rFonts w:ascii="Times New Roman" w:hAnsi="Times New Roman" w:cs="Times New Roman"/>
          </w:rPr>
          <w:t>hardson, R. A. King, I. Wevers,</w:t>
        </w:r>
      </w:ins>
      <w:ins w:id="1100" w:author="Elash, Brenden" w:date="2015-09-16T17:49:00Z">
        <w:r w:rsidR="0017201B">
          <w:rPr>
            <w:rFonts w:ascii="Times New Roman" w:hAnsi="Times New Roman" w:cs="Times New Roman"/>
          </w:rPr>
          <w:t xml:space="preserve"> </w:t>
        </w:r>
      </w:ins>
      <w:ins w:id="1101" w:author="Elash, Brenden" w:date="2015-09-16T17:35:00Z">
        <w:r w:rsidRPr="00392EC8">
          <w:rPr>
            <w:rFonts w:ascii="Times New Roman" w:hAnsi="Times New Roman" w:cs="Times New Roman"/>
          </w:rPr>
          <w:t>W. McCreath, E. Kyrola, L. Oikarinen, G. W. Lep</w:t>
        </w:r>
        <w:r w:rsidR="0017201B">
          <w:rPr>
            <w:rFonts w:ascii="Times New Roman" w:hAnsi="Times New Roman" w:cs="Times New Roman"/>
          </w:rPr>
          <w:t>pelmeier, H. Auvinen, G. Megie,</w:t>
        </w:r>
      </w:ins>
      <w:ins w:id="1102" w:author="Elash, Brenden" w:date="2015-09-16T17:49:00Z">
        <w:r w:rsidR="0017201B">
          <w:rPr>
            <w:rFonts w:ascii="Times New Roman" w:hAnsi="Times New Roman" w:cs="Times New Roman"/>
          </w:rPr>
          <w:t xml:space="preserve"> </w:t>
        </w:r>
      </w:ins>
      <w:ins w:id="1103" w:author="Elash, Brenden" w:date="2015-09-16T17:35:00Z">
        <w:r w:rsidRPr="00392EC8">
          <w:rPr>
            <w:rFonts w:ascii="Times New Roman" w:hAnsi="Times New Roman" w:cs="Times New Roman"/>
          </w:rPr>
          <w:t>A. Hauchecorne, F. Lefevre, J. de La Noe, P. Ricaud, U. Fri</w:t>
        </w:r>
        <w:r w:rsidR="0017201B">
          <w:rPr>
            <w:rFonts w:ascii="Times New Roman" w:hAnsi="Times New Roman" w:cs="Times New Roman"/>
          </w:rPr>
          <w:t>sk, F. Sjoberg, F. von Scheele,</w:t>
        </w:r>
      </w:ins>
      <w:ins w:id="1104" w:author="Elash, Brenden" w:date="2015-09-16T17:49:00Z">
        <w:r w:rsidR="0017201B">
          <w:rPr>
            <w:rFonts w:ascii="Times New Roman" w:hAnsi="Times New Roman" w:cs="Times New Roman"/>
          </w:rPr>
          <w:t xml:space="preserve"> </w:t>
        </w:r>
      </w:ins>
      <w:ins w:id="1105" w:author="Elash, Brenden" w:date="2015-09-16T17:35:00Z">
        <w:r w:rsidRPr="00392EC8">
          <w:rPr>
            <w:rFonts w:ascii="Times New Roman" w:hAnsi="Times New Roman" w:cs="Times New Roman"/>
          </w:rPr>
          <w:t xml:space="preserve">and L. Nordh (2004), The OSIRIS instrument on the Odin </w:t>
        </w:r>
        <w:r w:rsidR="0017201B">
          <w:rPr>
            <w:rFonts w:ascii="Times New Roman" w:hAnsi="Times New Roman" w:cs="Times New Roman"/>
          </w:rPr>
          <w:t xml:space="preserve">spacecraft, </w:t>
        </w:r>
        <w:r w:rsidR="0017201B" w:rsidRPr="0017201B">
          <w:rPr>
            <w:rFonts w:ascii="Times New Roman" w:hAnsi="Times New Roman" w:cs="Times New Roman"/>
            <w:i/>
            <w:rPrChange w:id="1106" w:author="Elash, Brenden" w:date="2015-09-16T17:49:00Z">
              <w:rPr>
                <w:rFonts w:ascii="Times New Roman" w:hAnsi="Times New Roman" w:cs="Times New Roman"/>
              </w:rPr>
            </w:rPrChange>
          </w:rPr>
          <w:t>Canadian Journal of</w:t>
        </w:r>
      </w:ins>
      <w:ins w:id="1107" w:author="Elash, Brenden" w:date="2015-09-16T17:49:00Z">
        <w:r w:rsidR="0017201B" w:rsidRPr="0017201B">
          <w:rPr>
            <w:rFonts w:ascii="Times New Roman" w:hAnsi="Times New Roman" w:cs="Times New Roman"/>
            <w:i/>
            <w:rPrChange w:id="1108" w:author="Elash, Brenden" w:date="2015-09-16T17:49:00Z">
              <w:rPr>
                <w:rFonts w:ascii="Times New Roman" w:hAnsi="Times New Roman" w:cs="Times New Roman"/>
              </w:rPr>
            </w:rPrChange>
          </w:rPr>
          <w:t xml:space="preserve"> </w:t>
        </w:r>
      </w:ins>
      <w:ins w:id="1109" w:author="Elash, Brenden" w:date="2015-09-16T17:35:00Z">
        <w:r w:rsidRPr="0017201B">
          <w:rPr>
            <w:rFonts w:ascii="Times New Roman" w:hAnsi="Times New Roman" w:cs="Times New Roman"/>
            <w:i/>
            <w:rPrChange w:id="1110" w:author="Elash, Brenden" w:date="2015-09-16T17:49:00Z">
              <w:rPr>
                <w:rFonts w:ascii="Times New Roman" w:hAnsi="Times New Roman" w:cs="Times New Roman"/>
              </w:rPr>
            </w:rPrChange>
          </w:rPr>
          <w:t>Physics</w:t>
        </w:r>
        <w:r w:rsidR="0017201B">
          <w:rPr>
            <w:rFonts w:ascii="Times New Roman" w:hAnsi="Times New Roman" w:cs="Times New Roman"/>
          </w:rPr>
          <w:t>, 82, 411-</w:t>
        </w:r>
        <w:r w:rsidRPr="00392EC8">
          <w:rPr>
            <w:rFonts w:ascii="Times New Roman" w:hAnsi="Times New Roman" w:cs="Times New Roman"/>
          </w:rPr>
          <w:t>422, doi:10.1139/p04-005.</w:t>
        </w:r>
      </w:ins>
    </w:p>
    <w:p w14:paraId="7006CD44" w14:textId="6381527A" w:rsidR="00392EC8" w:rsidRPr="00392EC8" w:rsidRDefault="00392EC8">
      <w:pPr>
        <w:ind w:left="284" w:hanging="284"/>
        <w:rPr>
          <w:ins w:id="1111" w:author="Elash, Brenden" w:date="2015-09-16T17:35:00Z"/>
          <w:rFonts w:ascii="Times New Roman" w:hAnsi="Times New Roman" w:cs="Times New Roman"/>
        </w:rPr>
        <w:pPrChange w:id="1112" w:author="Elash, Brenden" w:date="2015-09-16T17:49:00Z">
          <w:pPr/>
        </w:pPrChange>
      </w:pPr>
      <w:ins w:id="1113" w:author="Elash, Brenden" w:date="2015-09-16T17:35:00Z">
        <w:r w:rsidRPr="00392EC8">
          <w:rPr>
            <w:rFonts w:ascii="Times New Roman" w:hAnsi="Times New Roman" w:cs="Times New Roman"/>
          </w:rPr>
          <w:t>McElroy, C. T., C. R. Nowlan, J. R. Drummond, P. F. Berna</w:t>
        </w:r>
        <w:r w:rsidR="0017201B">
          <w:rPr>
            <w:rFonts w:ascii="Times New Roman" w:hAnsi="Times New Roman" w:cs="Times New Roman"/>
          </w:rPr>
          <w:t>th, D. V. Barton, D. G. Dufour,</w:t>
        </w:r>
      </w:ins>
      <w:ins w:id="1114" w:author="Elash, Brenden" w:date="2015-09-16T17:49:00Z">
        <w:r w:rsidR="0017201B">
          <w:rPr>
            <w:rFonts w:ascii="Times New Roman" w:hAnsi="Times New Roman" w:cs="Times New Roman"/>
          </w:rPr>
          <w:t xml:space="preserve"> </w:t>
        </w:r>
      </w:ins>
      <w:ins w:id="1115" w:author="Elash, Brenden" w:date="2015-09-16T17:35:00Z">
        <w:r w:rsidRPr="00392EC8">
          <w:rPr>
            <w:rFonts w:ascii="Times New Roman" w:hAnsi="Times New Roman" w:cs="Times New Roman"/>
          </w:rPr>
          <w:t xml:space="preserve">C. Midwinter, R. B. Hall, A. Ogyu, A. Ullberg, D. I. Wardle, J. Kar, J. Zou, F. </w:t>
        </w:r>
        <w:r w:rsidR="0017201B">
          <w:rPr>
            <w:rFonts w:ascii="Times New Roman" w:hAnsi="Times New Roman" w:cs="Times New Roman"/>
          </w:rPr>
          <w:t>Nichitiu,</w:t>
        </w:r>
      </w:ins>
      <w:ins w:id="1116" w:author="Elash, Brenden" w:date="2015-09-16T17:49:00Z">
        <w:r w:rsidR="0017201B">
          <w:rPr>
            <w:rFonts w:ascii="Times New Roman" w:hAnsi="Times New Roman" w:cs="Times New Roman"/>
          </w:rPr>
          <w:t xml:space="preserve"> </w:t>
        </w:r>
      </w:ins>
      <w:ins w:id="1117" w:author="Elash, Brenden" w:date="2015-09-16T17:35:00Z">
        <w:r w:rsidRPr="00392EC8">
          <w:rPr>
            <w:rFonts w:ascii="Times New Roman" w:hAnsi="Times New Roman" w:cs="Times New Roman"/>
          </w:rPr>
          <w:t>C. D. Boone, K. A. Walker, and N. Rowlands (2007), The ac</w:t>
        </w:r>
        <w:r w:rsidR="0017201B">
          <w:rPr>
            <w:rFonts w:ascii="Times New Roman" w:hAnsi="Times New Roman" w:cs="Times New Roman"/>
          </w:rPr>
          <w:t>e-maestro instrument on scisat:</w:t>
        </w:r>
      </w:ins>
      <w:ins w:id="1118" w:author="Elash, Brenden" w:date="2015-09-16T17:49:00Z">
        <w:r w:rsidR="0017201B">
          <w:rPr>
            <w:rFonts w:ascii="Times New Roman" w:hAnsi="Times New Roman" w:cs="Times New Roman"/>
          </w:rPr>
          <w:t xml:space="preserve"> </w:t>
        </w:r>
      </w:ins>
      <w:ins w:id="1119" w:author="Elash, Brenden" w:date="2015-09-16T17:35:00Z">
        <w:r w:rsidRPr="00392EC8">
          <w:rPr>
            <w:rFonts w:ascii="Times New Roman" w:hAnsi="Times New Roman" w:cs="Times New Roman"/>
          </w:rPr>
          <w:t xml:space="preserve">description, performance, and preliminary results, </w:t>
        </w:r>
        <w:r w:rsidRPr="0017201B">
          <w:rPr>
            <w:rFonts w:ascii="Times New Roman" w:hAnsi="Times New Roman" w:cs="Times New Roman"/>
            <w:i/>
            <w:rPrChange w:id="1120" w:author="Elash, Brenden" w:date="2015-09-16T17:49:00Z">
              <w:rPr>
                <w:rFonts w:ascii="Times New Roman" w:hAnsi="Times New Roman" w:cs="Times New Roman"/>
              </w:rPr>
            </w:rPrChange>
          </w:rPr>
          <w:t>Appl. Opt.</w:t>
        </w:r>
        <w:r w:rsidRPr="00392EC8">
          <w:rPr>
            <w:rFonts w:ascii="Times New Roman" w:hAnsi="Times New Roman" w:cs="Times New Roman"/>
          </w:rPr>
          <w:t>, 46, 4341</w:t>
        </w:r>
      </w:ins>
      <w:ins w:id="1121" w:author="Elash, Brenden" w:date="2015-09-16T17:49:00Z">
        <w:r w:rsidR="0017201B">
          <w:rPr>
            <w:rFonts w:ascii="Times New Roman" w:hAnsi="Times New Roman" w:cs="Times New Roman"/>
          </w:rPr>
          <w:t>-</w:t>
        </w:r>
      </w:ins>
      <w:ins w:id="1122" w:author="Elash, Brenden" w:date="2015-09-16T17:35:00Z">
        <w:r w:rsidR="0017201B">
          <w:rPr>
            <w:rFonts w:ascii="Times New Roman" w:hAnsi="Times New Roman" w:cs="Times New Roman"/>
          </w:rPr>
          <w:t>4356, doi:10.1364/</w:t>
        </w:r>
        <w:r w:rsidRPr="00392EC8">
          <w:rPr>
            <w:rFonts w:ascii="Times New Roman" w:hAnsi="Times New Roman" w:cs="Times New Roman"/>
          </w:rPr>
          <w:t>AO.46.004341.</w:t>
        </w:r>
      </w:ins>
    </w:p>
    <w:p w14:paraId="2B7B16A4" w14:textId="23DA8D05" w:rsidR="00392EC8" w:rsidRPr="00392EC8" w:rsidRDefault="00392EC8">
      <w:pPr>
        <w:ind w:left="284" w:hanging="284"/>
        <w:rPr>
          <w:ins w:id="1123" w:author="Elash, Brenden" w:date="2015-09-16T17:35:00Z"/>
          <w:rFonts w:ascii="Times New Roman" w:hAnsi="Times New Roman" w:cs="Times New Roman"/>
        </w:rPr>
        <w:pPrChange w:id="1124" w:author="Elash, Brenden" w:date="2015-09-16T17:52:00Z">
          <w:pPr/>
        </w:pPrChange>
      </w:pPr>
      <w:ins w:id="1125" w:author="Elash, Brenden" w:date="2015-09-16T17:35:00Z">
        <w:r w:rsidRPr="00392EC8">
          <w:rPr>
            <w:rFonts w:ascii="Times New Roman" w:hAnsi="Times New Roman" w:cs="Times New Roman"/>
          </w:rPr>
          <w:t>Neely, R. R., P. Yu, K. H. Rosenlof, O. B. Toon, J. S. Daniel, S. Solomon</w:t>
        </w:r>
        <w:r w:rsidR="0017201B">
          <w:rPr>
            <w:rFonts w:ascii="Times New Roman" w:hAnsi="Times New Roman" w:cs="Times New Roman"/>
          </w:rPr>
          <w:t>, and H. L.</w:t>
        </w:r>
      </w:ins>
      <w:ins w:id="1126" w:author="Elash, Brenden" w:date="2015-09-16T17:51:00Z">
        <w:r w:rsidR="0017201B">
          <w:rPr>
            <w:rFonts w:ascii="Times New Roman" w:hAnsi="Times New Roman" w:cs="Times New Roman"/>
          </w:rPr>
          <w:t xml:space="preserve"> </w:t>
        </w:r>
      </w:ins>
      <w:ins w:id="1127" w:author="Elash, Brenden" w:date="2015-09-16T17:35:00Z">
        <w:r w:rsidRPr="00392EC8">
          <w:rPr>
            <w:rFonts w:ascii="Times New Roman" w:hAnsi="Times New Roman" w:cs="Times New Roman"/>
          </w:rPr>
          <w:t>Miller (2014), The contribution of anthropogenic so2 em</w:t>
        </w:r>
        <w:r w:rsidR="0017201B">
          <w:rPr>
            <w:rFonts w:ascii="Times New Roman" w:hAnsi="Times New Roman" w:cs="Times New Roman"/>
          </w:rPr>
          <w:t>issions to the asian tropopause</w:t>
        </w:r>
      </w:ins>
      <w:ins w:id="1128" w:author="Elash, Brenden" w:date="2015-09-16T17:52:00Z">
        <w:r w:rsidR="0017201B">
          <w:rPr>
            <w:rFonts w:ascii="Times New Roman" w:hAnsi="Times New Roman" w:cs="Times New Roman"/>
          </w:rPr>
          <w:t xml:space="preserve"> </w:t>
        </w:r>
      </w:ins>
      <w:ins w:id="1129" w:author="Elash, Brenden" w:date="2015-09-16T17:35:00Z">
        <w:r w:rsidRPr="00392EC8">
          <w:rPr>
            <w:rFonts w:ascii="Times New Roman" w:hAnsi="Times New Roman" w:cs="Times New Roman"/>
          </w:rPr>
          <w:t xml:space="preserve">aerosol layer, </w:t>
        </w:r>
        <w:r w:rsidRPr="0017201B">
          <w:rPr>
            <w:rFonts w:ascii="Times New Roman" w:hAnsi="Times New Roman" w:cs="Times New Roman"/>
            <w:i/>
            <w:rPrChange w:id="1130" w:author="Elash, Brenden" w:date="2015-09-16T17:52:00Z">
              <w:rPr>
                <w:rFonts w:ascii="Times New Roman" w:hAnsi="Times New Roman" w:cs="Times New Roman"/>
              </w:rPr>
            </w:rPrChange>
          </w:rPr>
          <w:t>Journal of Geophysical Research: Atmosphere</w:t>
        </w:r>
        <w:r w:rsidR="0017201B" w:rsidRPr="0017201B">
          <w:rPr>
            <w:rFonts w:ascii="Times New Roman" w:hAnsi="Times New Roman" w:cs="Times New Roman"/>
            <w:i/>
            <w:rPrChange w:id="1131" w:author="Elash, Brenden" w:date="2015-09-16T17:52:00Z">
              <w:rPr>
                <w:rFonts w:ascii="Times New Roman" w:hAnsi="Times New Roman" w:cs="Times New Roman"/>
              </w:rPr>
            </w:rPrChange>
          </w:rPr>
          <w:t>s</w:t>
        </w:r>
        <w:r w:rsidR="0017201B">
          <w:rPr>
            <w:rFonts w:ascii="Times New Roman" w:hAnsi="Times New Roman" w:cs="Times New Roman"/>
          </w:rPr>
          <w:t>, 119, 1571</w:t>
        </w:r>
      </w:ins>
      <w:ins w:id="1132" w:author="Elash, Brenden" w:date="2015-09-16T17:52:00Z">
        <w:r w:rsidR="0017201B">
          <w:rPr>
            <w:rFonts w:ascii="Times New Roman" w:hAnsi="Times New Roman" w:cs="Times New Roman"/>
          </w:rPr>
          <w:t>-</w:t>
        </w:r>
      </w:ins>
      <w:ins w:id="1133" w:author="Elash, Brenden" w:date="2015-09-16T17:35:00Z">
        <w:r w:rsidR="0017201B">
          <w:rPr>
            <w:rFonts w:ascii="Times New Roman" w:hAnsi="Times New Roman" w:cs="Times New Roman"/>
          </w:rPr>
          <w:t>1579, doi:10.1002/</w:t>
        </w:r>
        <w:r w:rsidRPr="00392EC8">
          <w:rPr>
            <w:rFonts w:ascii="Times New Roman" w:hAnsi="Times New Roman" w:cs="Times New Roman"/>
          </w:rPr>
          <w:t>2013JD020578.</w:t>
        </w:r>
      </w:ins>
    </w:p>
    <w:p w14:paraId="1715A545" w14:textId="0FA7E35B" w:rsidR="00392EC8" w:rsidRPr="00392EC8" w:rsidRDefault="00392EC8">
      <w:pPr>
        <w:ind w:left="284" w:hanging="284"/>
        <w:rPr>
          <w:ins w:id="1134" w:author="Elash, Brenden" w:date="2015-09-16T17:35:00Z"/>
          <w:rFonts w:ascii="Times New Roman" w:hAnsi="Times New Roman" w:cs="Times New Roman"/>
        </w:rPr>
        <w:pPrChange w:id="1135" w:author="Elash, Brenden" w:date="2015-09-16T17:52:00Z">
          <w:pPr/>
        </w:pPrChange>
      </w:pPr>
      <w:ins w:id="1136" w:author="Elash, Brenden" w:date="2015-09-16T17:35:00Z">
        <w:r w:rsidRPr="00392EC8">
          <w:rPr>
            <w:rFonts w:ascii="Times New Roman" w:hAnsi="Times New Roman" w:cs="Times New Roman"/>
          </w:rPr>
          <w:t>Rault, D. F., and R. P. Loughman (2013), The omps limb pro</w:t>
        </w:r>
      </w:ins>
      <w:ins w:id="1137" w:author="Elash, Brenden" w:date="2015-09-16T17:52:00Z">
        <w:r w:rsidR="0017201B">
          <w:rPr>
            <w:rFonts w:ascii="Times New Roman" w:hAnsi="Times New Roman" w:cs="Times New Roman"/>
          </w:rPr>
          <w:t>fi</w:t>
        </w:r>
      </w:ins>
      <w:ins w:id="1138" w:author="Elash, Brenden" w:date="2015-09-16T17:35:00Z">
        <w:r w:rsidR="0017201B">
          <w:rPr>
            <w:rFonts w:ascii="Times New Roman" w:hAnsi="Times New Roman" w:cs="Times New Roman"/>
          </w:rPr>
          <w:t>ler environmental data record</w:t>
        </w:r>
      </w:ins>
      <w:ins w:id="1139" w:author="Elash, Brenden" w:date="2015-09-16T17:52:00Z">
        <w:r w:rsidR="0017201B">
          <w:rPr>
            <w:rFonts w:ascii="Times New Roman" w:hAnsi="Times New Roman" w:cs="Times New Roman"/>
          </w:rPr>
          <w:t xml:space="preserve"> </w:t>
        </w:r>
      </w:ins>
      <w:ins w:id="1140" w:author="Elash, Brenden" w:date="2015-09-16T17:35:00Z">
        <w:r w:rsidRPr="00392EC8">
          <w:rPr>
            <w:rFonts w:ascii="Times New Roman" w:hAnsi="Times New Roman" w:cs="Times New Roman"/>
          </w:rPr>
          <w:t>algorithm theoretical basis document and expected per</w:t>
        </w:r>
        <w:r w:rsidR="0017201B">
          <w:rPr>
            <w:rFonts w:ascii="Times New Roman" w:hAnsi="Times New Roman" w:cs="Times New Roman"/>
          </w:rPr>
          <w:t xml:space="preserve">formance, </w:t>
        </w:r>
        <w:r w:rsidR="0017201B" w:rsidRPr="0017201B">
          <w:rPr>
            <w:rFonts w:ascii="Times New Roman" w:hAnsi="Times New Roman" w:cs="Times New Roman"/>
            <w:i/>
            <w:rPrChange w:id="1141" w:author="Elash, Brenden" w:date="2015-09-16T17:52:00Z">
              <w:rPr>
                <w:rFonts w:ascii="Times New Roman" w:hAnsi="Times New Roman" w:cs="Times New Roman"/>
              </w:rPr>
            </w:rPrChange>
          </w:rPr>
          <w:t>Geoscience and Remote</w:t>
        </w:r>
      </w:ins>
      <w:ins w:id="1142" w:author="Elash, Brenden" w:date="2015-09-16T17:52:00Z">
        <w:r w:rsidR="0017201B" w:rsidRPr="0017201B">
          <w:rPr>
            <w:rFonts w:ascii="Times New Roman" w:hAnsi="Times New Roman" w:cs="Times New Roman"/>
            <w:i/>
            <w:rPrChange w:id="1143" w:author="Elash, Brenden" w:date="2015-09-16T17:52:00Z">
              <w:rPr>
                <w:rFonts w:ascii="Times New Roman" w:hAnsi="Times New Roman" w:cs="Times New Roman"/>
              </w:rPr>
            </w:rPrChange>
          </w:rPr>
          <w:t xml:space="preserve"> </w:t>
        </w:r>
      </w:ins>
      <w:ins w:id="1144" w:author="Elash, Brenden" w:date="2015-09-16T17:35:00Z">
        <w:r w:rsidRPr="0017201B">
          <w:rPr>
            <w:rFonts w:ascii="Times New Roman" w:hAnsi="Times New Roman" w:cs="Times New Roman"/>
            <w:i/>
            <w:rPrChange w:id="1145" w:author="Elash, Brenden" w:date="2015-09-16T17:52:00Z">
              <w:rPr>
                <w:rFonts w:ascii="Times New Roman" w:hAnsi="Times New Roman" w:cs="Times New Roman"/>
              </w:rPr>
            </w:rPrChange>
          </w:rPr>
          <w:t>Sensing</w:t>
        </w:r>
        <w:r w:rsidRPr="00392EC8">
          <w:rPr>
            <w:rFonts w:ascii="Times New Roman" w:hAnsi="Times New Roman" w:cs="Times New Roman"/>
          </w:rPr>
          <w:t>, IEEE Transactions on, 51, 2505{2527.</w:t>
        </w:r>
      </w:ins>
    </w:p>
    <w:p w14:paraId="7CD90F11" w14:textId="1C9445BB" w:rsidR="00392EC8" w:rsidRPr="00392EC8" w:rsidRDefault="00392EC8">
      <w:pPr>
        <w:ind w:left="284" w:hanging="284"/>
        <w:rPr>
          <w:ins w:id="1146" w:author="Elash, Brenden" w:date="2015-09-16T17:35:00Z"/>
          <w:rFonts w:ascii="Times New Roman" w:hAnsi="Times New Roman" w:cs="Times New Roman"/>
        </w:rPr>
        <w:pPrChange w:id="1147" w:author="Elash, Brenden" w:date="2015-09-16T17:52:00Z">
          <w:pPr/>
        </w:pPrChange>
      </w:pPr>
      <w:ins w:id="1148" w:author="Elash, Brenden" w:date="2015-09-16T17:35:00Z">
        <w:r w:rsidRPr="00392EC8">
          <w:rPr>
            <w:rFonts w:ascii="Times New Roman" w:hAnsi="Times New Roman" w:cs="Times New Roman"/>
          </w:rPr>
          <w:lastRenderedPageBreak/>
          <w:t>Ridley, D. A., S. Solomon, J. E. Barnes, V. D. Burlakov, T. Deshler, S. I. Dolgii, A. B.</w:t>
        </w:r>
      </w:ins>
      <w:ins w:id="1149" w:author="Elash, Brenden" w:date="2015-09-16T17:52:00Z">
        <w:r w:rsidR="0017201B">
          <w:rPr>
            <w:rFonts w:ascii="Times New Roman" w:hAnsi="Times New Roman" w:cs="Times New Roman"/>
          </w:rPr>
          <w:t xml:space="preserve"> </w:t>
        </w:r>
      </w:ins>
      <w:ins w:id="1150" w:author="Elash, Brenden" w:date="2015-09-16T17:35:00Z">
        <w:r w:rsidRPr="00392EC8">
          <w:rPr>
            <w:rFonts w:ascii="Times New Roman" w:hAnsi="Times New Roman" w:cs="Times New Roman"/>
          </w:rPr>
          <w:t>Herber, T. Nagai, R. R. Neely, A. V. Nevzorov, C. Ritter, T</w:t>
        </w:r>
        <w:r w:rsidR="0017201B">
          <w:rPr>
            <w:rFonts w:ascii="Times New Roman" w:hAnsi="Times New Roman" w:cs="Times New Roman"/>
          </w:rPr>
          <w:t>. Sakai, B. D. Santer, M. Sato,</w:t>
        </w:r>
      </w:ins>
      <w:ins w:id="1151" w:author="Elash, Brenden" w:date="2015-09-16T17:52:00Z">
        <w:r w:rsidR="0017201B">
          <w:rPr>
            <w:rFonts w:ascii="Times New Roman" w:hAnsi="Times New Roman" w:cs="Times New Roman"/>
          </w:rPr>
          <w:t xml:space="preserve"> </w:t>
        </w:r>
      </w:ins>
      <w:ins w:id="1152" w:author="Elash, Brenden" w:date="2015-09-16T17:35:00Z">
        <w:r w:rsidRPr="00392EC8">
          <w:rPr>
            <w:rFonts w:ascii="Times New Roman" w:hAnsi="Times New Roman" w:cs="Times New Roman"/>
          </w:rPr>
          <w:t>A. Schmidt, O. Uchino, and J. P. Vernier (2014), Total volcani</w:t>
        </w:r>
        <w:r w:rsidR="0017201B">
          <w:rPr>
            <w:rFonts w:ascii="Times New Roman" w:hAnsi="Times New Roman" w:cs="Times New Roman"/>
          </w:rPr>
          <w:t>c stratospheric aerosol optical</w:t>
        </w:r>
      </w:ins>
      <w:ins w:id="1153" w:author="Elash, Brenden" w:date="2015-09-16T17:52:00Z">
        <w:r w:rsidR="0017201B">
          <w:rPr>
            <w:rFonts w:ascii="Times New Roman" w:hAnsi="Times New Roman" w:cs="Times New Roman"/>
          </w:rPr>
          <w:t xml:space="preserve"> </w:t>
        </w:r>
      </w:ins>
      <w:ins w:id="1154" w:author="Elash, Brenden" w:date="2015-09-16T17:35:00Z">
        <w:r w:rsidRPr="00392EC8">
          <w:rPr>
            <w:rFonts w:ascii="Times New Roman" w:hAnsi="Times New Roman" w:cs="Times New Roman"/>
          </w:rPr>
          <w:t xml:space="preserve">depths and implications for global climate change, </w:t>
        </w:r>
        <w:r w:rsidRPr="0017201B">
          <w:rPr>
            <w:rFonts w:ascii="Times New Roman" w:hAnsi="Times New Roman" w:cs="Times New Roman"/>
            <w:i/>
            <w:rPrChange w:id="1155" w:author="Elash, Brenden" w:date="2015-09-16T17:52:00Z">
              <w:rPr>
                <w:rFonts w:ascii="Times New Roman" w:hAnsi="Times New Roman" w:cs="Times New Roman"/>
              </w:rPr>
            </w:rPrChange>
          </w:rPr>
          <w:t>Geophysical Research</w:t>
        </w:r>
        <w:r w:rsidR="0017201B" w:rsidRPr="0017201B">
          <w:rPr>
            <w:rFonts w:ascii="Times New Roman" w:hAnsi="Times New Roman" w:cs="Times New Roman"/>
            <w:i/>
            <w:rPrChange w:id="1156" w:author="Elash, Brenden" w:date="2015-09-16T17:52:00Z">
              <w:rPr>
                <w:rFonts w:ascii="Times New Roman" w:hAnsi="Times New Roman" w:cs="Times New Roman"/>
              </w:rPr>
            </w:rPrChange>
          </w:rPr>
          <w:t xml:space="preserve"> Letters</w:t>
        </w:r>
        <w:r w:rsidR="0017201B">
          <w:rPr>
            <w:rFonts w:ascii="Times New Roman" w:hAnsi="Times New Roman" w:cs="Times New Roman"/>
          </w:rPr>
          <w:t>, 41, 7763-</w:t>
        </w:r>
        <w:r w:rsidRPr="00392EC8">
          <w:rPr>
            <w:rFonts w:ascii="Times New Roman" w:hAnsi="Times New Roman" w:cs="Times New Roman"/>
          </w:rPr>
          <w:t>7769, doi:10.1002/2014GL061541, 2014GL061541.</w:t>
        </w:r>
      </w:ins>
    </w:p>
    <w:p w14:paraId="70D87BF0" w14:textId="5683AFFE" w:rsidR="00392EC8" w:rsidRPr="00392EC8" w:rsidRDefault="00392EC8">
      <w:pPr>
        <w:ind w:left="284" w:hanging="284"/>
        <w:rPr>
          <w:ins w:id="1157" w:author="Elash, Brenden" w:date="2015-09-16T17:35:00Z"/>
          <w:rFonts w:ascii="Times New Roman" w:hAnsi="Times New Roman" w:cs="Times New Roman"/>
        </w:rPr>
        <w:pPrChange w:id="1158" w:author="Elash, Brenden" w:date="2015-09-16T17:52:00Z">
          <w:pPr/>
        </w:pPrChange>
      </w:pPr>
      <w:ins w:id="1159" w:author="Elash, Brenden" w:date="2015-09-16T17:35:00Z">
        <w:r w:rsidRPr="00392EC8">
          <w:rPr>
            <w:rFonts w:ascii="Times New Roman" w:hAnsi="Times New Roman" w:cs="Times New Roman"/>
          </w:rPr>
          <w:t>Rieger, L. A., A. E. Bourassa, and D. A. Degenstein (2014),</w:t>
        </w:r>
        <w:r w:rsidR="0017201B">
          <w:rPr>
            <w:rFonts w:ascii="Times New Roman" w:hAnsi="Times New Roman" w:cs="Times New Roman"/>
          </w:rPr>
          <w:t xml:space="preserve"> Stratospheric aerosol particle</w:t>
        </w:r>
      </w:ins>
      <w:ins w:id="1160" w:author="Elash, Brenden" w:date="2015-09-16T17:52:00Z">
        <w:r w:rsidR="0017201B">
          <w:rPr>
            <w:rFonts w:ascii="Times New Roman" w:hAnsi="Times New Roman" w:cs="Times New Roman"/>
          </w:rPr>
          <w:t xml:space="preserve"> </w:t>
        </w:r>
      </w:ins>
      <w:ins w:id="1161" w:author="Elash, Brenden" w:date="2015-09-16T17:35:00Z">
        <w:r w:rsidRPr="00392EC8">
          <w:rPr>
            <w:rFonts w:ascii="Times New Roman" w:hAnsi="Times New Roman" w:cs="Times New Roman"/>
          </w:rPr>
          <w:t>size information in odin-osiris limb scatter spectra, Atmo</w:t>
        </w:r>
        <w:r w:rsidR="0017201B">
          <w:rPr>
            <w:rFonts w:ascii="Times New Roman" w:hAnsi="Times New Roman" w:cs="Times New Roman"/>
          </w:rPr>
          <w:t>spheric Measurement Techniques,</w:t>
        </w:r>
      </w:ins>
      <w:ins w:id="1162" w:author="Elash, Brenden" w:date="2015-09-16T17:52:00Z">
        <w:r w:rsidR="0017201B">
          <w:rPr>
            <w:rFonts w:ascii="Times New Roman" w:hAnsi="Times New Roman" w:cs="Times New Roman"/>
          </w:rPr>
          <w:t xml:space="preserve"> </w:t>
        </w:r>
      </w:ins>
      <w:ins w:id="1163" w:author="Elash, Brenden" w:date="2015-09-16T17:35:00Z">
        <w:r w:rsidRPr="00392EC8">
          <w:rPr>
            <w:rFonts w:ascii="Times New Roman" w:hAnsi="Times New Roman" w:cs="Times New Roman"/>
          </w:rPr>
          <w:t>7, 507</w:t>
        </w:r>
      </w:ins>
      <w:ins w:id="1164" w:author="Elash, Brenden" w:date="2015-09-16T17:53:00Z">
        <w:r w:rsidR="0017201B">
          <w:rPr>
            <w:rFonts w:ascii="Times New Roman" w:hAnsi="Times New Roman" w:cs="Times New Roman"/>
          </w:rPr>
          <w:t>-</w:t>
        </w:r>
      </w:ins>
      <w:ins w:id="1165" w:author="Elash, Brenden" w:date="2015-09-16T17:35:00Z">
        <w:r w:rsidRPr="00392EC8">
          <w:rPr>
            <w:rFonts w:ascii="Times New Roman" w:hAnsi="Times New Roman" w:cs="Times New Roman"/>
          </w:rPr>
          <w:t>522, doi:10.5194/amt-7-507-2014.</w:t>
        </w:r>
      </w:ins>
    </w:p>
    <w:p w14:paraId="5FB6241A" w14:textId="70602B2C" w:rsidR="00392EC8" w:rsidRPr="00392EC8" w:rsidRDefault="00392EC8">
      <w:pPr>
        <w:ind w:left="284" w:hanging="284"/>
        <w:rPr>
          <w:ins w:id="1166" w:author="Elash, Brenden" w:date="2015-09-16T17:35:00Z"/>
          <w:rFonts w:ascii="Times New Roman" w:hAnsi="Times New Roman" w:cs="Times New Roman"/>
        </w:rPr>
        <w:pPrChange w:id="1167" w:author="Elash, Brenden" w:date="2015-09-16T17:53:00Z">
          <w:pPr/>
        </w:pPrChange>
      </w:pPr>
      <w:ins w:id="1168" w:author="Elash, Brenden" w:date="2015-09-16T17:35:00Z">
        <w:r w:rsidRPr="00392EC8">
          <w:rPr>
            <w:rFonts w:ascii="Times New Roman" w:hAnsi="Times New Roman" w:cs="Times New Roman"/>
          </w:rPr>
          <w:t>Rieger, L. A., A. E. Bourassa, and D. A. Degenstein (201</w:t>
        </w:r>
        <w:r w:rsidR="0017201B">
          <w:rPr>
            <w:rFonts w:ascii="Times New Roman" w:hAnsi="Times New Roman" w:cs="Times New Roman"/>
          </w:rPr>
          <w:t>5), Merging the osiris and sage</w:t>
        </w:r>
      </w:ins>
      <w:ins w:id="1169" w:author="Elash, Brenden" w:date="2015-09-16T17:53:00Z">
        <w:r w:rsidR="0017201B">
          <w:rPr>
            <w:rFonts w:ascii="Times New Roman" w:hAnsi="Times New Roman" w:cs="Times New Roman"/>
          </w:rPr>
          <w:t xml:space="preserve"> </w:t>
        </w:r>
      </w:ins>
      <w:ins w:id="1170" w:author="Elash, Brenden" w:date="2015-09-16T17:35:00Z">
        <w:r w:rsidRPr="00392EC8">
          <w:rPr>
            <w:rFonts w:ascii="Times New Roman" w:hAnsi="Times New Roman" w:cs="Times New Roman"/>
          </w:rPr>
          <w:t>ii stratospheric aerosol records</w:t>
        </w:r>
        <w:r w:rsidRPr="0017201B">
          <w:rPr>
            <w:rFonts w:ascii="Times New Roman" w:hAnsi="Times New Roman" w:cs="Times New Roman"/>
            <w:i/>
            <w:rPrChange w:id="1171" w:author="Elash, Brenden" w:date="2015-09-16T17:53:00Z">
              <w:rPr>
                <w:rFonts w:ascii="Times New Roman" w:hAnsi="Times New Roman" w:cs="Times New Roman"/>
              </w:rPr>
            </w:rPrChange>
          </w:rPr>
          <w:t xml:space="preserve">, Journal of Geophysical </w:t>
        </w:r>
        <w:r w:rsidR="0017201B" w:rsidRPr="0017201B">
          <w:rPr>
            <w:rFonts w:ascii="Times New Roman" w:hAnsi="Times New Roman" w:cs="Times New Roman"/>
            <w:i/>
            <w:rPrChange w:id="1172" w:author="Elash, Brenden" w:date="2015-09-16T17:53:00Z">
              <w:rPr>
                <w:rFonts w:ascii="Times New Roman" w:hAnsi="Times New Roman" w:cs="Times New Roman"/>
              </w:rPr>
            </w:rPrChange>
          </w:rPr>
          <w:t>Research: Atmospheres</w:t>
        </w:r>
        <w:r w:rsidR="0017201B">
          <w:rPr>
            <w:rFonts w:ascii="Times New Roman" w:hAnsi="Times New Roman" w:cs="Times New Roman"/>
          </w:rPr>
          <w:t xml:space="preserve">, </w:t>
        </w:r>
        <w:r w:rsidRPr="00392EC8">
          <w:rPr>
            <w:rFonts w:ascii="Times New Roman" w:hAnsi="Times New Roman" w:cs="Times New Roman"/>
          </w:rPr>
          <w:t>doi:10.1002/2015JD023133, 2015JD023133.</w:t>
        </w:r>
      </w:ins>
    </w:p>
    <w:p w14:paraId="05A87B63" w14:textId="7C0ECB51" w:rsidR="00392EC8" w:rsidRPr="00392EC8" w:rsidRDefault="00392EC8">
      <w:pPr>
        <w:ind w:left="284" w:hanging="284"/>
        <w:rPr>
          <w:ins w:id="1173" w:author="Elash, Brenden" w:date="2015-09-16T17:35:00Z"/>
          <w:rFonts w:ascii="Times New Roman" w:hAnsi="Times New Roman" w:cs="Times New Roman"/>
        </w:rPr>
        <w:pPrChange w:id="1174" w:author="Elash, Brenden" w:date="2015-09-16T17:53:00Z">
          <w:pPr/>
        </w:pPrChange>
      </w:pPr>
      <w:ins w:id="1175" w:author="Elash, Brenden" w:date="2015-09-16T17:35:00Z">
        <w:r w:rsidRPr="00392EC8">
          <w:rPr>
            <w:rFonts w:ascii="Times New Roman" w:hAnsi="Times New Roman" w:cs="Times New Roman"/>
          </w:rPr>
          <w:t xml:space="preserve">Rodgers, C. (2000), </w:t>
        </w:r>
        <w:r w:rsidRPr="0017201B">
          <w:rPr>
            <w:rFonts w:ascii="Times New Roman" w:hAnsi="Times New Roman" w:cs="Times New Roman"/>
            <w:i/>
            <w:rPrChange w:id="1176" w:author="Elash, Brenden" w:date="2015-09-16T17:56:00Z">
              <w:rPr>
                <w:rFonts w:ascii="Times New Roman" w:hAnsi="Times New Roman" w:cs="Times New Roman"/>
              </w:rPr>
            </w:rPrChange>
          </w:rPr>
          <w:t>Inverse Methods for Atmospheric Soundi</w:t>
        </w:r>
        <w:r w:rsidR="0017201B" w:rsidRPr="0017201B">
          <w:rPr>
            <w:rFonts w:ascii="Times New Roman" w:hAnsi="Times New Roman" w:cs="Times New Roman"/>
            <w:i/>
            <w:rPrChange w:id="1177" w:author="Elash, Brenden" w:date="2015-09-16T17:56:00Z">
              <w:rPr>
                <w:rFonts w:ascii="Times New Roman" w:hAnsi="Times New Roman" w:cs="Times New Roman"/>
              </w:rPr>
            </w:rPrChange>
          </w:rPr>
          <w:t>ng: Theory and Practice, Series</w:t>
        </w:r>
      </w:ins>
      <w:ins w:id="1178" w:author="Elash, Brenden" w:date="2015-09-16T17:53:00Z">
        <w:r w:rsidR="0017201B" w:rsidRPr="0017201B">
          <w:rPr>
            <w:rFonts w:ascii="Times New Roman" w:hAnsi="Times New Roman" w:cs="Times New Roman"/>
            <w:i/>
            <w:rPrChange w:id="1179" w:author="Elash, Brenden" w:date="2015-09-16T17:56:00Z">
              <w:rPr>
                <w:rFonts w:ascii="Times New Roman" w:hAnsi="Times New Roman" w:cs="Times New Roman"/>
              </w:rPr>
            </w:rPrChange>
          </w:rPr>
          <w:t xml:space="preserve"> </w:t>
        </w:r>
      </w:ins>
      <w:ins w:id="1180" w:author="Elash, Brenden" w:date="2015-09-16T17:35:00Z">
        <w:r w:rsidRPr="0017201B">
          <w:rPr>
            <w:rFonts w:ascii="Times New Roman" w:hAnsi="Times New Roman" w:cs="Times New Roman"/>
            <w:i/>
            <w:rPrChange w:id="1181" w:author="Elash, Brenden" w:date="2015-09-16T17:56:00Z">
              <w:rPr>
                <w:rFonts w:ascii="Times New Roman" w:hAnsi="Times New Roman" w:cs="Times New Roman"/>
              </w:rPr>
            </w:rPrChange>
          </w:rPr>
          <w:t>on atmospheric, oceanic and planetary physics</w:t>
        </w:r>
        <w:r w:rsidRPr="00392EC8">
          <w:rPr>
            <w:rFonts w:ascii="Times New Roman" w:hAnsi="Times New Roman" w:cs="Times New Roman"/>
          </w:rPr>
          <w:t xml:space="preserve">: 1999, </w:t>
        </w:r>
        <w:r w:rsidRPr="0017201B">
          <w:rPr>
            <w:rFonts w:ascii="Times New Roman" w:hAnsi="Times New Roman" w:cs="Times New Roman"/>
          </w:rPr>
          <w:t>World Scienti</w:t>
        </w:r>
      </w:ins>
      <w:ins w:id="1182" w:author="Elash, Brenden" w:date="2015-09-16T17:53:00Z">
        <w:r w:rsidR="0017201B" w:rsidRPr="0017201B">
          <w:rPr>
            <w:rFonts w:ascii="Times New Roman" w:hAnsi="Times New Roman" w:cs="Times New Roman"/>
          </w:rPr>
          <w:t>fi</w:t>
        </w:r>
      </w:ins>
      <w:ins w:id="1183" w:author="Elash, Brenden" w:date="2015-09-16T17:35:00Z">
        <w:r w:rsidRPr="0017201B">
          <w:rPr>
            <w:rFonts w:ascii="Times New Roman" w:hAnsi="Times New Roman" w:cs="Times New Roman"/>
          </w:rPr>
          <w:t>c</w:t>
        </w:r>
        <w:r w:rsidRPr="00392EC8">
          <w:rPr>
            <w:rFonts w:ascii="Times New Roman" w:hAnsi="Times New Roman" w:cs="Times New Roman"/>
          </w:rPr>
          <w:t>.</w:t>
        </w:r>
      </w:ins>
    </w:p>
    <w:p w14:paraId="654C383E" w14:textId="06FEC379" w:rsidR="00392EC8" w:rsidRPr="00392EC8" w:rsidRDefault="00392EC8">
      <w:pPr>
        <w:ind w:left="284" w:hanging="284"/>
        <w:rPr>
          <w:ins w:id="1184" w:author="Elash, Brenden" w:date="2015-09-16T17:35:00Z"/>
          <w:rFonts w:ascii="Times New Roman" w:hAnsi="Times New Roman" w:cs="Times New Roman"/>
        </w:rPr>
        <w:pPrChange w:id="1185" w:author="Elash, Brenden" w:date="2015-09-16T17:54:00Z">
          <w:pPr/>
        </w:pPrChange>
      </w:pPr>
      <w:ins w:id="1186" w:author="Elash, Brenden" w:date="2015-09-16T17:35:00Z">
        <w:r w:rsidRPr="00392EC8">
          <w:rPr>
            <w:rFonts w:ascii="Times New Roman" w:hAnsi="Times New Roman" w:cs="Times New Roman"/>
          </w:rPr>
          <w:t>Rogers, R. R., C. A. Hostetler, J. W. Hair, R. A. Ferra</w:t>
        </w:r>
        <w:r w:rsidR="0017201B">
          <w:rPr>
            <w:rFonts w:ascii="Times New Roman" w:hAnsi="Times New Roman" w:cs="Times New Roman"/>
          </w:rPr>
          <w:t>re, Z. Liu, M. D. Obland, D. B.</w:t>
        </w:r>
      </w:ins>
      <w:ins w:id="1187" w:author="Elash, Brenden" w:date="2015-09-16T17:53:00Z">
        <w:r w:rsidR="0017201B">
          <w:rPr>
            <w:rFonts w:ascii="Times New Roman" w:hAnsi="Times New Roman" w:cs="Times New Roman"/>
          </w:rPr>
          <w:t xml:space="preserve"> </w:t>
        </w:r>
      </w:ins>
      <w:ins w:id="1188" w:author="Elash, Brenden" w:date="2015-09-16T17:35:00Z">
        <w:r w:rsidRPr="00392EC8">
          <w:rPr>
            <w:rFonts w:ascii="Times New Roman" w:hAnsi="Times New Roman" w:cs="Times New Roman"/>
          </w:rPr>
          <w:t xml:space="preserve">Harper, A. L. Cook, K. A. Powell, M. A. Vaughan, and </w:t>
        </w:r>
        <w:r w:rsidR="0017201B">
          <w:rPr>
            <w:rFonts w:ascii="Times New Roman" w:hAnsi="Times New Roman" w:cs="Times New Roman"/>
          </w:rPr>
          <w:t>D. M. Winker (2011), Assessment</w:t>
        </w:r>
      </w:ins>
      <w:ins w:id="1189" w:author="Elash, Brenden" w:date="2015-09-16T17:54:00Z">
        <w:r w:rsidR="0017201B">
          <w:rPr>
            <w:rFonts w:ascii="Times New Roman" w:hAnsi="Times New Roman" w:cs="Times New Roman"/>
          </w:rPr>
          <w:t xml:space="preserve"> </w:t>
        </w:r>
      </w:ins>
      <w:ins w:id="1190" w:author="Elash, Brenden" w:date="2015-09-16T17:35:00Z">
        <w:r w:rsidRPr="00392EC8">
          <w:rPr>
            <w:rFonts w:ascii="Times New Roman" w:hAnsi="Times New Roman" w:cs="Times New Roman"/>
          </w:rPr>
          <w:t>of the calipso lidar 532 nm attenuated backscatter calibrati</w:t>
        </w:r>
        <w:r w:rsidR="0017201B">
          <w:rPr>
            <w:rFonts w:ascii="Times New Roman" w:hAnsi="Times New Roman" w:cs="Times New Roman"/>
          </w:rPr>
          <w:t>on using the nasa larc airborne</w:t>
        </w:r>
      </w:ins>
      <w:ins w:id="1191" w:author="Elash, Brenden" w:date="2015-09-16T17:54:00Z">
        <w:r w:rsidR="0017201B">
          <w:rPr>
            <w:rFonts w:ascii="Times New Roman" w:hAnsi="Times New Roman" w:cs="Times New Roman"/>
          </w:rPr>
          <w:t xml:space="preserve"> </w:t>
        </w:r>
      </w:ins>
      <w:ins w:id="1192" w:author="Elash, Brenden" w:date="2015-09-16T17:35:00Z">
        <w:r w:rsidRPr="00392EC8">
          <w:rPr>
            <w:rFonts w:ascii="Times New Roman" w:hAnsi="Times New Roman" w:cs="Times New Roman"/>
          </w:rPr>
          <w:t xml:space="preserve">high spectral resolution lidar, </w:t>
        </w:r>
        <w:r w:rsidRPr="0017201B">
          <w:rPr>
            <w:rFonts w:ascii="Times New Roman" w:hAnsi="Times New Roman" w:cs="Times New Roman"/>
            <w:i/>
            <w:rPrChange w:id="1193" w:author="Elash, Brenden" w:date="2015-09-16T17:54:00Z">
              <w:rPr>
                <w:rFonts w:ascii="Times New Roman" w:hAnsi="Times New Roman" w:cs="Times New Roman"/>
              </w:rPr>
            </w:rPrChange>
          </w:rPr>
          <w:t>Atmospheric Chemistry a</w:t>
        </w:r>
        <w:r w:rsidR="0017201B" w:rsidRPr="0017201B">
          <w:rPr>
            <w:rFonts w:ascii="Times New Roman" w:hAnsi="Times New Roman" w:cs="Times New Roman"/>
            <w:i/>
            <w:rPrChange w:id="1194" w:author="Elash, Brenden" w:date="2015-09-16T17:54:00Z">
              <w:rPr>
                <w:rFonts w:ascii="Times New Roman" w:hAnsi="Times New Roman" w:cs="Times New Roman"/>
              </w:rPr>
            </w:rPrChange>
          </w:rPr>
          <w:t>nd Physics</w:t>
        </w:r>
        <w:r w:rsidR="0017201B">
          <w:rPr>
            <w:rFonts w:ascii="Times New Roman" w:hAnsi="Times New Roman" w:cs="Times New Roman"/>
          </w:rPr>
          <w:t>, 11, 1295</w:t>
        </w:r>
      </w:ins>
      <w:ins w:id="1195" w:author="Elash, Brenden" w:date="2015-09-16T17:54:00Z">
        <w:r w:rsidR="0017201B">
          <w:rPr>
            <w:rFonts w:ascii="Times New Roman" w:hAnsi="Times New Roman" w:cs="Times New Roman"/>
          </w:rPr>
          <w:t>-</w:t>
        </w:r>
      </w:ins>
      <w:ins w:id="1196" w:author="Elash, Brenden" w:date="2015-09-16T17:35:00Z">
        <w:r w:rsidR="0017201B">
          <w:rPr>
            <w:rFonts w:ascii="Times New Roman" w:hAnsi="Times New Roman" w:cs="Times New Roman"/>
          </w:rPr>
          <w:t>1311, doi:</w:t>
        </w:r>
        <w:r w:rsidRPr="00392EC8">
          <w:rPr>
            <w:rFonts w:ascii="Times New Roman" w:hAnsi="Times New Roman" w:cs="Times New Roman"/>
          </w:rPr>
          <w:t>10.5194/acp-11-1295-2011.</w:t>
        </w:r>
      </w:ins>
    </w:p>
    <w:p w14:paraId="77F75C09" w14:textId="54388F7B" w:rsidR="00392EC8" w:rsidRPr="00392EC8" w:rsidRDefault="00392EC8">
      <w:pPr>
        <w:ind w:left="284" w:hanging="284"/>
        <w:rPr>
          <w:ins w:id="1197" w:author="Elash, Brenden" w:date="2015-09-16T17:35:00Z"/>
          <w:rFonts w:ascii="Times New Roman" w:hAnsi="Times New Roman" w:cs="Times New Roman"/>
        </w:rPr>
        <w:pPrChange w:id="1198" w:author="Elash, Brenden" w:date="2015-09-16T17:54:00Z">
          <w:pPr/>
        </w:pPrChange>
      </w:pPr>
      <w:ins w:id="1199" w:author="Elash, Brenden" w:date="2015-09-16T17:35:00Z">
        <w:r w:rsidRPr="00392EC8">
          <w:rPr>
            <w:rFonts w:ascii="Times New Roman" w:hAnsi="Times New Roman" w:cs="Times New Roman"/>
          </w:rPr>
          <w:t>Russell, P., and M. McCormick (1989), Sage ii aerosol data vali</w:t>
        </w:r>
        <w:r w:rsidR="0017201B">
          <w:rPr>
            <w:rFonts w:ascii="Times New Roman" w:hAnsi="Times New Roman" w:cs="Times New Roman"/>
          </w:rPr>
          <w:t>dation and initial data use: An</w:t>
        </w:r>
      </w:ins>
      <w:ins w:id="1200" w:author="Elash, Brenden" w:date="2015-09-16T17:54:00Z">
        <w:r w:rsidR="0017201B">
          <w:rPr>
            <w:rFonts w:ascii="Times New Roman" w:hAnsi="Times New Roman" w:cs="Times New Roman"/>
          </w:rPr>
          <w:t xml:space="preserve"> </w:t>
        </w:r>
      </w:ins>
      <w:ins w:id="1201" w:author="Elash, Brenden" w:date="2015-09-16T17:35:00Z">
        <w:r w:rsidRPr="00392EC8">
          <w:rPr>
            <w:rFonts w:ascii="Times New Roman" w:hAnsi="Times New Roman" w:cs="Times New Roman"/>
          </w:rPr>
          <w:t>introduction and overview, Journal of Geophysical Researc</w:t>
        </w:r>
        <w:r w:rsidR="0017201B">
          <w:rPr>
            <w:rFonts w:ascii="Times New Roman" w:hAnsi="Times New Roman" w:cs="Times New Roman"/>
          </w:rPr>
          <w:t>h: Atmospheres (1984{2012), 94,</w:t>
        </w:r>
      </w:ins>
      <w:ins w:id="1202" w:author="Elash, Brenden" w:date="2015-09-16T17:54:00Z">
        <w:r w:rsidR="0017201B">
          <w:rPr>
            <w:rFonts w:ascii="Times New Roman" w:hAnsi="Times New Roman" w:cs="Times New Roman"/>
          </w:rPr>
          <w:t xml:space="preserve"> </w:t>
        </w:r>
      </w:ins>
      <w:ins w:id="1203" w:author="Elash, Brenden" w:date="2015-09-16T17:35:00Z">
        <w:r w:rsidRPr="00392EC8">
          <w:rPr>
            <w:rFonts w:ascii="Times New Roman" w:hAnsi="Times New Roman" w:cs="Times New Roman"/>
          </w:rPr>
          <w:t>8335</w:t>
        </w:r>
      </w:ins>
      <w:ins w:id="1204" w:author="Elash, Brenden" w:date="2015-09-16T17:54:00Z">
        <w:r w:rsidR="0017201B">
          <w:rPr>
            <w:rFonts w:ascii="Times New Roman" w:hAnsi="Times New Roman" w:cs="Times New Roman"/>
          </w:rPr>
          <w:t>-</w:t>
        </w:r>
      </w:ins>
      <w:ins w:id="1205" w:author="Elash, Brenden" w:date="2015-09-16T17:35:00Z">
        <w:r w:rsidRPr="00392EC8">
          <w:rPr>
            <w:rFonts w:ascii="Times New Roman" w:hAnsi="Times New Roman" w:cs="Times New Roman"/>
          </w:rPr>
          <w:t>8338.</w:t>
        </w:r>
      </w:ins>
    </w:p>
    <w:p w14:paraId="3AEB3203" w14:textId="2872AF3F" w:rsidR="00392EC8" w:rsidRPr="00392EC8" w:rsidRDefault="00392EC8">
      <w:pPr>
        <w:ind w:left="284" w:hanging="284"/>
        <w:rPr>
          <w:ins w:id="1206" w:author="Elash, Brenden" w:date="2015-09-16T17:35:00Z"/>
          <w:rFonts w:ascii="Times New Roman" w:hAnsi="Times New Roman" w:cs="Times New Roman"/>
        </w:rPr>
        <w:pPrChange w:id="1207" w:author="Elash, Brenden" w:date="2015-09-16T17:55:00Z">
          <w:pPr/>
        </w:pPrChange>
      </w:pPr>
      <w:ins w:id="1208" w:author="Elash, Brenden" w:date="2015-09-16T17:35:00Z">
        <w:r w:rsidRPr="00392EC8">
          <w:rPr>
            <w:rFonts w:ascii="Times New Roman" w:hAnsi="Times New Roman" w:cs="Times New Roman"/>
          </w:rPr>
          <w:t>Sawamura, P., J. P. Ver</w:t>
        </w:r>
        <w:r w:rsidR="0017201B">
          <w:rPr>
            <w:rFonts w:ascii="Times New Roman" w:hAnsi="Times New Roman" w:cs="Times New Roman"/>
          </w:rPr>
          <w:t>nier, J. E. Barnes, T. A. Berko</w:t>
        </w:r>
        <w:r w:rsidRPr="00392EC8">
          <w:rPr>
            <w:rFonts w:ascii="Times New Roman" w:hAnsi="Times New Roman" w:cs="Times New Roman"/>
          </w:rPr>
          <w:t xml:space="preserve">, E. </w:t>
        </w:r>
        <w:r w:rsidR="0017201B">
          <w:rPr>
            <w:rFonts w:ascii="Times New Roman" w:hAnsi="Times New Roman" w:cs="Times New Roman"/>
          </w:rPr>
          <w:t>J. Welton, L. Alados-Arboledas,</w:t>
        </w:r>
      </w:ins>
      <w:ins w:id="1209" w:author="Elash, Brenden" w:date="2015-09-16T17:54:00Z">
        <w:r w:rsidR="0017201B">
          <w:rPr>
            <w:rFonts w:ascii="Times New Roman" w:hAnsi="Times New Roman" w:cs="Times New Roman"/>
          </w:rPr>
          <w:t xml:space="preserve"> </w:t>
        </w:r>
      </w:ins>
      <w:ins w:id="1210" w:author="Elash, Brenden" w:date="2015-09-16T17:35:00Z">
        <w:r w:rsidRPr="00392EC8">
          <w:rPr>
            <w:rFonts w:ascii="Times New Roman" w:hAnsi="Times New Roman" w:cs="Times New Roman"/>
          </w:rPr>
          <w:t>F. Navas-Guzmn, G. Pappalardo, L. Mona, F. Madonna,</w:t>
        </w:r>
        <w:r w:rsidR="0017201B">
          <w:rPr>
            <w:rFonts w:ascii="Times New Roman" w:hAnsi="Times New Roman" w:cs="Times New Roman"/>
          </w:rPr>
          <w:t xml:space="preserve"> D. Lange, M. Sicard, S. Godin-</w:t>
        </w:r>
        <w:r w:rsidRPr="00392EC8">
          <w:rPr>
            <w:rFonts w:ascii="Times New Roman" w:hAnsi="Times New Roman" w:cs="Times New Roman"/>
          </w:rPr>
          <w:t>Beekmann, G. Payen, Z. Wang, S. Hu, S. N. Tripathi, C. Cordoba-Jabonero, and R. M</w:t>
        </w:r>
        <w:r w:rsidR="0017201B">
          <w:rPr>
            <w:rFonts w:ascii="Times New Roman" w:hAnsi="Times New Roman" w:cs="Times New Roman"/>
          </w:rPr>
          <w:t>.</w:t>
        </w:r>
      </w:ins>
      <w:ins w:id="1211" w:author="Elash, Brenden" w:date="2015-09-16T17:54:00Z">
        <w:r w:rsidR="0017201B">
          <w:rPr>
            <w:rFonts w:ascii="Times New Roman" w:hAnsi="Times New Roman" w:cs="Times New Roman"/>
          </w:rPr>
          <w:t xml:space="preserve"> </w:t>
        </w:r>
      </w:ins>
      <w:ins w:id="1212" w:author="Elash, Brenden" w:date="2015-09-16T17:35:00Z">
        <w:r w:rsidR="0017201B">
          <w:rPr>
            <w:rFonts w:ascii="Times New Roman" w:hAnsi="Times New Roman" w:cs="Times New Roman"/>
          </w:rPr>
          <w:t xml:space="preserve">Ho </w:t>
        </w:r>
        <w:r w:rsidRPr="00392EC8">
          <w:rPr>
            <w:rFonts w:ascii="Times New Roman" w:hAnsi="Times New Roman" w:cs="Times New Roman"/>
          </w:rPr>
          <w:t>(2012), Stratospheric aod after the 2011 eruption of nabro volcano measured by lidars</w:t>
        </w:r>
      </w:ins>
      <w:ins w:id="1213" w:author="Elash, Brenden" w:date="2015-09-16T17:55:00Z">
        <w:r w:rsidR="0017201B">
          <w:rPr>
            <w:rFonts w:ascii="Times New Roman" w:hAnsi="Times New Roman" w:cs="Times New Roman"/>
          </w:rPr>
          <w:t xml:space="preserve"> </w:t>
        </w:r>
      </w:ins>
      <w:ins w:id="1214" w:author="Elash, Brenden" w:date="2015-09-16T17:35:00Z">
        <w:r w:rsidRPr="00392EC8">
          <w:rPr>
            <w:rFonts w:ascii="Times New Roman" w:hAnsi="Times New Roman" w:cs="Times New Roman"/>
          </w:rPr>
          <w:t xml:space="preserve">over the northern hemisphere, </w:t>
        </w:r>
        <w:r w:rsidRPr="0017201B">
          <w:rPr>
            <w:rFonts w:ascii="Times New Roman" w:hAnsi="Times New Roman" w:cs="Times New Roman"/>
            <w:i/>
            <w:rPrChange w:id="1215" w:author="Elash, Brenden" w:date="2015-09-16T17:55:00Z">
              <w:rPr>
                <w:rFonts w:ascii="Times New Roman" w:hAnsi="Times New Roman" w:cs="Times New Roman"/>
              </w:rPr>
            </w:rPrChange>
          </w:rPr>
          <w:t>Environmental Research Letters</w:t>
        </w:r>
        <w:r w:rsidRPr="00392EC8">
          <w:rPr>
            <w:rFonts w:ascii="Times New Roman" w:hAnsi="Times New Roman" w:cs="Times New Roman"/>
          </w:rPr>
          <w:t>, 7, 034,013.</w:t>
        </w:r>
      </w:ins>
    </w:p>
    <w:p w14:paraId="435D8DDF" w14:textId="5627F9C7" w:rsidR="00392EC8" w:rsidRPr="00392EC8" w:rsidRDefault="00392EC8">
      <w:pPr>
        <w:ind w:left="284" w:hanging="284"/>
        <w:rPr>
          <w:ins w:id="1216" w:author="Elash, Brenden" w:date="2015-09-16T17:35:00Z"/>
          <w:rFonts w:ascii="Times New Roman" w:hAnsi="Times New Roman" w:cs="Times New Roman"/>
        </w:rPr>
        <w:pPrChange w:id="1217" w:author="Elash, Brenden" w:date="2015-09-16T17:55:00Z">
          <w:pPr/>
        </w:pPrChange>
      </w:pPr>
      <w:ins w:id="1218" w:author="Elash, Brenden" w:date="2015-09-16T17:35:00Z">
        <w:r w:rsidRPr="00392EC8">
          <w:rPr>
            <w:rFonts w:ascii="Times New Roman" w:hAnsi="Times New Roman" w:cs="Times New Roman"/>
          </w:rPr>
          <w:t>Sioris, C. E., C. D. Boone, P. F. Bernath, J. Zou, C. T. McElroy, and C. A. McLinden (2010</w:t>
        </w:r>
        <w:r w:rsidR="0017201B">
          <w:rPr>
            <w:rFonts w:ascii="Times New Roman" w:hAnsi="Times New Roman" w:cs="Times New Roman"/>
          </w:rPr>
          <w:t>),</w:t>
        </w:r>
      </w:ins>
      <w:ins w:id="1219" w:author="Elash, Brenden" w:date="2015-09-16T17:55:00Z">
        <w:r w:rsidR="0017201B">
          <w:rPr>
            <w:rFonts w:ascii="Times New Roman" w:hAnsi="Times New Roman" w:cs="Times New Roman"/>
          </w:rPr>
          <w:t xml:space="preserve"> </w:t>
        </w:r>
      </w:ins>
      <w:ins w:id="1220" w:author="Elash, Brenden" w:date="2015-09-16T17:35:00Z">
        <w:r w:rsidRPr="00392EC8">
          <w:rPr>
            <w:rFonts w:ascii="Times New Roman" w:hAnsi="Times New Roman" w:cs="Times New Roman"/>
          </w:rPr>
          <w:t>Atmospheric chemistry experiment (ace) observations of a</w:t>
        </w:r>
        <w:r w:rsidR="0017201B">
          <w:rPr>
            <w:rFonts w:ascii="Times New Roman" w:hAnsi="Times New Roman" w:cs="Times New Roman"/>
          </w:rPr>
          <w:t>erosol in the upper troposphere</w:t>
        </w:r>
      </w:ins>
      <w:ins w:id="1221" w:author="Elash, Brenden" w:date="2015-09-16T17:55:00Z">
        <w:r w:rsidR="0017201B">
          <w:rPr>
            <w:rFonts w:ascii="Times New Roman" w:hAnsi="Times New Roman" w:cs="Times New Roman"/>
          </w:rPr>
          <w:t xml:space="preserve"> </w:t>
        </w:r>
      </w:ins>
      <w:ins w:id="1222" w:author="Elash, Brenden" w:date="2015-09-16T17:35:00Z">
        <w:r w:rsidRPr="00392EC8">
          <w:rPr>
            <w:rFonts w:ascii="Times New Roman" w:hAnsi="Times New Roman" w:cs="Times New Roman"/>
          </w:rPr>
          <w:t>and lower stratosphere from the kasatochi volcanic erupt</w:t>
        </w:r>
        <w:r w:rsidR="0017201B">
          <w:rPr>
            <w:rFonts w:ascii="Times New Roman" w:hAnsi="Times New Roman" w:cs="Times New Roman"/>
          </w:rPr>
          <w:t xml:space="preserve">ion, </w:t>
        </w:r>
        <w:r w:rsidR="0017201B" w:rsidRPr="0017201B">
          <w:rPr>
            <w:rFonts w:ascii="Times New Roman" w:hAnsi="Times New Roman" w:cs="Times New Roman"/>
            <w:i/>
            <w:rPrChange w:id="1223" w:author="Elash, Brenden" w:date="2015-09-16T17:55:00Z">
              <w:rPr>
                <w:rFonts w:ascii="Times New Roman" w:hAnsi="Times New Roman" w:cs="Times New Roman"/>
              </w:rPr>
            </w:rPrChange>
          </w:rPr>
          <w:t>Journal of Geophysical Re</w:t>
        </w:r>
        <w:r w:rsidRPr="0017201B">
          <w:rPr>
            <w:rFonts w:ascii="Times New Roman" w:hAnsi="Times New Roman" w:cs="Times New Roman"/>
            <w:i/>
            <w:rPrChange w:id="1224" w:author="Elash, Brenden" w:date="2015-09-16T17:55:00Z">
              <w:rPr>
                <w:rFonts w:ascii="Times New Roman" w:hAnsi="Times New Roman" w:cs="Times New Roman"/>
              </w:rPr>
            </w:rPrChange>
          </w:rPr>
          <w:t>search: Atmospheres</w:t>
        </w:r>
        <w:r w:rsidRPr="00392EC8">
          <w:rPr>
            <w:rFonts w:ascii="Times New Roman" w:hAnsi="Times New Roman" w:cs="Times New Roman"/>
          </w:rPr>
          <w:t>, 115, doi:10.1029/2009JD013469, d00L14.</w:t>
        </w:r>
      </w:ins>
    </w:p>
    <w:p w14:paraId="7718784E" w14:textId="77777777" w:rsidR="00392EC8" w:rsidRPr="00392EC8" w:rsidRDefault="00392EC8">
      <w:pPr>
        <w:ind w:left="284" w:hanging="284"/>
        <w:rPr>
          <w:ins w:id="1225" w:author="Elash, Brenden" w:date="2015-09-16T17:35:00Z"/>
          <w:rFonts w:ascii="Times New Roman" w:hAnsi="Times New Roman" w:cs="Times New Roman"/>
        </w:rPr>
        <w:pPrChange w:id="1226" w:author="Elash, Brenden" w:date="2015-09-16T17:37:00Z">
          <w:pPr/>
        </w:pPrChange>
      </w:pPr>
      <w:ins w:id="1227" w:author="Elash, Brenden" w:date="2015-09-16T17:35:00Z">
        <w:r w:rsidRPr="00392EC8">
          <w:rPr>
            <w:rFonts w:ascii="Times New Roman" w:hAnsi="Times New Roman" w:cs="Times New Roman"/>
          </w:rPr>
          <w:t xml:space="preserve">Smith, W. J. (2000), </w:t>
        </w:r>
        <w:r w:rsidRPr="0017201B">
          <w:rPr>
            <w:rFonts w:ascii="Times New Roman" w:hAnsi="Times New Roman" w:cs="Times New Roman"/>
            <w:i/>
            <w:rPrChange w:id="1228" w:author="Elash, Brenden" w:date="2015-09-16T17:56:00Z">
              <w:rPr>
                <w:rFonts w:ascii="Times New Roman" w:hAnsi="Times New Roman" w:cs="Times New Roman"/>
              </w:rPr>
            </w:rPrChange>
          </w:rPr>
          <w:t>Modern Optical Engineering</w:t>
        </w:r>
        <w:r w:rsidRPr="00392EC8">
          <w:rPr>
            <w:rFonts w:ascii="Times New Roman" w:hAnsi="Times New Roman" w:cs="Times New Roman"/>
          </w:rPr>
          <w:t>, New York: McGraw-Hill.</w:t>
        </w:r>
      </w:ins>
    </w:p>
    <w:p w14:paraId="4A98D1DB" w14:textId="0ADFD8BF" w:rsidR="00392EC8" w:rsidRPr="00392EC8" w:rsidRDefault="00392EC8">
      <w:pPr>
        <w:ind w:left="284" w:hanging="284"/>
        <w:rPr>
          <w:ins w:id="1229" w:author="Elash, Brenden" w:date="2015-09-16T17:35:00Z"/>
          <w:rFonts w:ascii="Times New Roman" w:hAnsi="Times New Roman" w:cs="Times New Roman"/>
        </w:rPr>
        <w:pPrChange w:id="1230" w:author="Elash, Brenden" w:date="2015-09-16T17:56:00Z">
          <w:pPr/>
        </w:pPrChange>
      </w:pPr>
      <w:ins w:id="1231" w:author="Elash, Brenden" w:date="2015-09-16T17:35:00Z">
        <w:r w:rsidRPr="00392EC8">
          <w:rPr>
            <w:rFonts w:ascii="Times New Roman" w:hAnsi="Times New Roman" w:cs="Times New Roman"/>
          </w:rPr>
          <w:t>Solomon, S., J. S. Daniel, R. R. Neely, J.-P. Vernier, E</w:t>
        </w:r>
        <w:r w:rsidR="0017201B">
          <w:rPr>
            <w:rFonts w:ascii="Times New Roman" w:hAnsi="Times New Roman" w:cs="Times New Roman"/>
          </w:rPr>
          <w:t>. G. Dutton, and L. W. Thomason</w:t>
        </w:r>
      </w:ins>
      <w:ins w:id="1232" w:author="Elash, Brenden" w:date="2015-09-16T17:56:00Z">
        <w:r w:rsidR="0017201B">
          <w:rPr>
            <w:rFonts w:ascii="Times New Roman" w:hAnsi="Times New Roman" w:cs="Times New Roman"/>
          </w:rPr>
          <w:t xml:space="preserve"> </w:t>
        </w:r>
      </w:ins>
      <w:ins w:id="1233" w:author="Elash, Brenden" w:date="2015-09-16T17:35:00Z">
        <w:r w:rsidRPr="00392EC8">
          <w:rPr>
            <w:rFonts w:ascii="Times New Roman" w:hAnsi="Times New Roman" w:cs="Times New Roman"/>
          </w:rPr>
          <w:t>(2011), The persistently variable background stratospheric a</w:t>
        </w:r>
        <w:r w:rsidR="0017201B">
          <w:rPr>
            <w:rFonts w:ascii="Times New Roman" w:hAnsi="Times New Roman" w:cs="Times New Roman"/>
          </w:rPr>
          <w:t>erosol layer and global climate</w:t>
        </w:r>
      </w:ins>
      <w:ins w:id="1234" w:author="Elash, Brenden" w:date="2015-09-16T17:56:00Z">
        <w:r w:rsidR="0017201B">
          <w:rPr>
            <w:rFonts w:ascii="Times New Roman" w:hAnsi="Times New Roman" w:cs="Times New Roman"/>
          </w:rPr>
          <w:t xml:space="preserve"> </w:t>
        </w:r>
      </w:ins>
      <w:ins w:id="1235" w:author="Elash, Brenden" w:date="2015-09-16T17:35:00Z">
        <w:r w:rsidRPr="00392EC8">
          <w:rPr>
            <w:rFonts w:ascii="Times New Roman" w:hAnsi="Times New Roman" w:cs="Times New Roman"/>
          </w:rPr>
          <w:t xml:space="preserve">change, </w:t>
        </w:r>
        <w:r w:rsidRPr="0017201B">
          <w:rPr>
            <w:rFonts w:ascii="Times New Roman" w:hAnsi="Times New Roman" w:cs="Times New Roman"/>
            <w:i/>
            <w:rPrChange w:id="1236" w:author="Elash, Brenden" w:date="2015-09-16T17:56:00Z">
              <w:rPr>
                <w:rFonts w:ascii="Times New Roman" w:hAnsi="Times New Roman" w:cs="Times New Roman"/>
              </w:rPr>
            </w:rPrChange>
          </w:rPr>
          <w:t>Science</w:t>
        </w:r>
        <w:r w:rsidRPr="00392EC8">
          <w:rPr>
            <w:rFonts w:ascii="Times New Roman" w:hAnsi="Times New Roman" w:cs="Times New Roman"/>
          </w:rPr>
          <w:t>, 333, 866</w:t>
        </w:r>
      </w:ins>
      <w:ins w:id="1237" w:author="Elash, Brenden" w:date="2015-09-16T17:56:00Z">
        <w:r w:rsidR="0017201B">
          <w:rPr>
            <w:rFonts w:ascii="Times New Roman" w:hAnsi="Times New Roman" w:cs="Times New Roman"/>
          </w:rPr>
          <w:t>-</w:t>
        </w:r>
      </w:ins>
      <w:ins w:id="1238" w:author="Elash, Brenden" w:date="2015-09-16T17:35:00Z">
        <w:r w:rsidRPr="00392EC8">
          <w:rPr>
            <w:rFonts w:ascii="Times New Roman" w:hAnsi="Times New Roman" w:cs="Times New Roman"/>
          </w:rPr>
          <w:t>870, doi:10.1126/science.1206027.</w:t>
        </w:r>
      </w:ins>
    </w:p>
    <w:p w14:paraId="58F4D541" w14:textId="5CF19EA8" w:rsidR="00392EC8" w:rsidRPr="00392EC8" w:rsidRDefault="00392EC8">
      <w:pPr>
        <w:ind w:left="284" w:hanging="284"/>
        <w:rPr>
          <w:ins w:id="1239" w:author="Elash, Brenden" w:date="2015-09-16T17:35:00Z"/>
          <w:rFonts w:ascii="Times New Roman" w:hAnsi="Times New Roman" w:cs="Times New Roman"/>
        </w:rPr>
        <w:pPrChange w:id="1240" w:author="Elash, Brenden" w:date="2015-09-16T17:56:00Z">
          <w:pPr/>
        </w:pPrChange>
      </w:pPr>
      <w:ins w:id="1241" w:author="Elash, Brenden" w:date="2015-09-16T17:35:00Z">
        <w:r w:rsidRPr="00392EC8">
          <w:rPr>
            <w:rFonts w:ascii="Times New Roman" w:hAnsi="Times New Roman" w:cs="Times New Roman"/>
          </w:rPr>
          <w:t>Stocker, T. F., D. Qin, G.-K. Plattner, M. M. Tignor, S. K.</w:t>
        </w:r>
        <w:r w:rsidR="0017201B">
          <w:rPr>
            <w:rFonts w:ascii="Times New Roman" w:hAnsi="Times New Roman" w:cs="Times New Roman"/>
          </w:rPr>
          <w:t xml:space="preserve"> Allen, J. Boschung, A. Nauels,</w:t>
        </w:r>
      </w:ins>
      <w:ins w:id="1242" w:author="Elash, Brenden" w:date="2015-09-16T17:56:00Z">
        <w:r w:rsidR="0017201B">
          <w:rPr>
            <w:rFonts w:ascii="Times New Roman" w:hAnsi="Times New Roman" w:cs="Times New Roman"/>
          </w:rPr>
          <w:t xml:space="preserve"> </w:t>
        </w:r>
      </w:ins>
      <w:ins w:id="1243" w:author="Elash, Brenden" w:date="2015-09-16T17:35:00Z">
        <w:r w:rsidRPr="00392EC8">
          <w:rPr>
            <w:rFonts w:ascii="Times New Roman" w:hAnsi="Times New Roman" w:cs="Times New Roman"/>
          </w:rPr>
          <w:t>Y. Xia, V. Bex, and P. M. Midgley (2013), Climate C</w:t>
        </w:r>
        <w:r w:rsidR="0017201B">
          <w:rPr>
            <w:rFonts w:ascii="Times New Roman" w:hAnsi="Times New Roman" w:cs="Times New Roman"/>
          </w:rPr>
          <w:t>hange 2013 The Physical Science</w:t>
        </w:r>
      </w:ins>
      <w:ins w:id="1244" w:author="Elash, Brenden" w:date="2015-09-16T17:56:00Z">
        <w:r w:rsidR="0017201B">
          <w:rPr>
            <w:rFonts w:ascii="Times New Roman" w:hAnsi="Times New Roman" w:cs="Times New Roman"/>
          </w:rPr>
          <w:t xml:space="preserve"> </w:t>
        </w:r>
      </w:ins>
      <w:ins w:id="1245" w:author="Elash, Brenden" w:date="2015-09-16T17:35:00Z">
        <w:r w:rsidRPr="00392EC8">
          <w:rPr>
            <w:rFonts w:ascii="Times New Roman" w:hAnsi="Times New Roman" w:cs="Times New Roman"/>
          </w:rPr>
          <w:t>Basis.</w:t>
        </w:r>
      </w:ins>
    </w:p>
    <w:p w14:paraId="44C3A6C4" w14:textId="081B089E" w:rsidR="00392EC8" w:rsidRPr="00392EC8" w:rsidRDefault="00392EC8">
      <w:pPr>
        <w:ind w:left="284" w:hanging="284"/>
        <w:rPr>
          <w:ins w:id="1246" w:author="Elash, Brenden" w:date="2015-09-16T17:35:00Z"/>
          <w:rFonts w:ascii="Times New Roman" w:hAnsi="Times New Roman" w:cs="Times New Roman"/>
        </w:rPr>
        <w:pPrChange w:id="1247" w:author="Elash, Brenden" w:date="2015-09-16T17:57:00Z">
          <w:pPr/>
        </w:pPrChange>
      </w:pPr>
      <w:ins w:id="1248" w:author="Elash, Brenden" w:date="2015-09-16T17:35:00Z">
        <w:r w:rsidRPr="00392EC8">
          <w:rPr>
            <w:rFonts w:ascii="Times New Roman" w:hAnsi="Times New Roman" w:cs="Times New Roman"/>
          </w:rPr>
          <w:t>Suhre, D. R., L. J. Denes, and N. Gupta (2004), Telecentric</w:t>
        </w:r>
        <w:r w:rsidR="006728A7">
          <w:rPr>
            <w:rFonts w:ascii="Times New Roman" w:hAnsi="Times New Roman" w:cs="Times New Roman"/>
          </w:rPr>
          <w:t xml:space="preserve"> confocal optics for aberration</w:t>
        </w:r>
      </w:ins>
      <w:ins w:id="1249" w:author="Elash, Brenden" w:date="2015-09-16T17:57:00Z">
        <w:r w:rsidR="006728A7">
          <w:rPr>
            <w:rFonts w:ascii="Times New Roman" w:hAnsi="Times New Roman" w:cs="Times New Roman"/>
          </w:rPr>
          <w:t xml:space="preserve"> </w:t>
        </w:r>
      </w:ins>
      <w:ins w:id="1250" w:author="Elash, Brenden" w:date="2015-09-16T17:35:00Z">
        <w:r w:rsidRPr="00392EC8">
          <w:rPr>
            <w:rFonts w:ascii="Times New Roman" w:hAnsi="Times New Roman" w:cs="Times New Roman"/>
          </w:rPr>
          <w:t>corr</w:t>
        </w:r>
        <w:r w:rsidR="006728A7">
          <w:rPr>
            <w:rFonts w:ascii="Times New Roman" w:hAnsi="Times New Roman" w:cs="Times New Roman"/>
          </w:rPr>
          <w:t>ection of acousto-optic tunable fi</w:t>
        </w:r>
        <w:r w:rsidRPr="00392EC8">
          <w:rPr>
            <w:rFonts w:ascii="Times New Roman" w:hAnsi="Times New Roman" w:cs="Times New Roman"/>
          </w:rPr>
          <w:t xml:space="preserve">lters, </w:t>
        </w:r>
        <w:r w:rsidRPr="006728A7">
          <w:rPr>
            <w:rFonts w:ascii="Times New Roman" w:hAnsi="Times New Roman" w:cs="Times New Roman"/>
            <w:i/>
            <w:rPrChange w:id="1251" w:author="Elash, Brenden" w:date="2015-09-16T17:57:00Z">
              <w:rPr>
                <w:rFonts w:ascii="Times New Roman" w:hAnsi="Times New Roman" w:cs="Times New Roman"/>
              </w:rPr>
            </w:rPrChange>
          </w:rPr>
          <w:t>Applied Optics</w:t>
        </w:r>
        <w:r w:rsidRPr="00392EC8">
          <w:rPr>
            <w:rFonts w:ascii="Times New Roman" w:hAnsi="Times New Roman" w:cs="Times New Roman"/>
          </w:rPr>
          <w:t>, 43, 1255</w:t>
        </w:r>
      </w:ins>
      <w:ins w:id="1252" w:author="Elash, Brenden" w:date="2015-09-16T17:57:00Z">
        <w:r w:rsidR="006728A7">
          <w:rPr>
            <w:rFonts w:ascii="Times New Roman" w:hAnsi="Times New Roman" w:cs="Times New Roman"/>
          </w:rPr>
          <w:t>-</w:t>
        </w:r>
      </w:ins>
      <w:ins w:id="1253" w:author="Elash, Brenden" w:date="2015-09-16T17:35:00Z">
        <w:r w:rsidRPr="00392EC8">
          <w:rPr>
            <w:rFonts w:ascii="Times New Roman" w:hAnsi="Times New Roman" w:cs="Times New Roman"/>
          </w:rPr>
          <w:t>1260, doi:10.1364/AO.43.001255.</w:t>
        </w:r>
      </w:ins>
    </w:p>
    <w:p w14:paraId="04772028" w14:textId="7B299226" w:rsidR="00392EC8" w:rsidRPr="00392EC8" w:rsidRDefault="00392EC8">
      <w:pPr>
        <w:ind w:left="284" w:hanging="284"/>
        <w:rPr>
          <w:ins w:id="1254" w:author="Elash, Brenden" w:date="2015-09-16T17:35:00Z"/>
          <w:rFonts w:ascii="Times New Roman" w:hAnsi="Times New Roman" w:cs="Times New Roman"/>
        </w:rPr>
        <w:pPrChange w:id="1255" w:author="Elash, Brenden" w:date="2015-09-16T17:57:00Z">
          <w:pPr/>
        </w:pPrChange>
      </w:pPr>
      <w:ins w:id="1256" w:author="Elash, Brenden" w:date="2015-09-16T17:35:00Z">
        <w:r w:rsidRPr="00392EC8">
          <w:rPr>
            <w:rFonts w:ascii="Times New Roman" w:hAnsi="Times New Roman" w:cs="Times New Roman"/>
          </w:rPr>
          <w:t>Thomason, L. W., and G. Taha (2003), Sage iii aerosol extinction measurements: Initial res</w:t>
        </w:r>
        <w:r w:rsidR="006728A7">
          <w:rPr>
            <w:rFonts w:ascii="Times New Roman" w:hAnsi="Times New Roman" w:cs="Times New Roman"/>
          </w:rPr>
          <w:t>ults,</w:t>
        </w:r>
      </w:ins>
      <w:ins w:id="1257" w:author="Elash, Brenden" w:date="2015-09-16T17:57:00Z">
        <w:r w:rsidR="006728A7">
          <w:rPr>
            <w:rFonts w:ascii="Times New Roman" w:hAnsi="Times New Roman" w:cs="Times New Roman"/>
          </w:rPr>
          <w:t xml:space="preserve"> </w:t>
        </w:r>
      </w:ins>
      <w:ins w:id="1258" w:author="Elash, Brenden" w:date="2015-09-16T17:35:00Z">
        <w:r w:rsidRPr="006728A7">
          <w:rPr>
            <w:rFonts w:ascii="Times New Roman" w:hAnsi="Times New Roman" w:cs="Times New Roman"/>
            <w:i/>
            <w:rPrChange w:id="1259" w:author="Elash, Brenden" w:date="2015-09-16T17:57:00Z">
              <w:rPr>
                <w:rFonts w:ascii="Times New Roman" w:hAnsi="Times New Roman" w:cs="Times New Roman"/>
              </w:rPr>
            </w:rPrChange>
          </w:rPr>
          <w:t>Geophysical research letters</w:t>
        </w:r>
        <w:r w:rsidRPr="00392EC8">
          <w:rPr>
            <w:rFonts w:ascii="Times New Roman" w:hAnsi="Times New Roman" w:cs="Times New Roman"/>
          </w:rPr>
          <w:t>, 30.</w:t>
        </w:r>
      </w:ins>
    </w:p>
    <w:p w14:paraId="3D692B8C" w14:textId="036D687F" w:rsidR="00392EC8" w:rsidRPr="00392EC8" w:rsidRDefault="00392EC8">
      <w:pPr>
        <w:ind w:left="284" w:hanging="284"/>
        <w:rPr>
          <w:ins w:id="1260" w:author="Elash, Brenden" w:date="2015-09-16T17:35:00Z"/>
          <w:rFonts w:ascii="Times New Roman" w:hAnsi="Times New Roman" w:cs="Times New Roman"/>
        </w:rPr>
        <w:pPrChange w:id="1261" w:author="Elash, Brenden" w:date="2015-09-16T17:57:00Z">
          <w:pPr/>
        </w:pPrChange>
      </w:pPr>
      <w:ins w:id="1262" w:author="Elash, Brenden" w:date="2015-09-16T17:35:00Z">
        <w:r w:rsidRPr="00392EC8">
          <w:rPr>
            <w:rFonts w:ascii="Times New Roman" w:hAnsi="Times New Roman" w:cs="Times New Roman"/>
          </w:rPr>
          <w:lastRenderedPageBreak/>
          <w:t>Thomason, L. W., and J.-P. Vernier (2013), Improved sage ii c</w:t>
        </w:r>
        <w:r w:rsidR="006728A7">
          <w:rPr>
            <w:rFonts w:ascii="Times New Roman" w:hAnsi="Times New Roman" w:cs="Times New Roman"/>
          </w:rPr>
          <w:t>loud/aerosol categorization and</w:t>
        </w:r>
      </w:ins>
      <w:ins w:id="1263" w:author="Elash, Brenden" w:date="2015-09-16T17:57:00Z">
        <w:r w:rsidR="006728A7">
          <w:rPr>
            <w:rFonts w:ascii="Times New Roman" w:hAnsi="Times New Roman" w:cs="Times New Roman"/>
          </w:rPr>
          <w:t xml:space="preserve"> </w:t>
        </w:r>
      </w:ins>
      <w:ins w:id="1264" w:author="Elash, Brenden" w:date="2015-09-16T17:35:00Z">
        <w:r w:rsidRPr="00392EC8">
          <w:rPr>
            <w:rFonts w:ascii="Times New Roman" w:hAnsi="Times New Roman" w:cs="Times New Roman"/>
          </w:rPr>
          <w:t>observations of the asian tropopause aerosol layer: 1989-;</w:t>
        </w:r>
        <w:r w:rsidR="006728A7">
          <w:rPr>
            <w:rFonts w:ascii="Times New Roman" w:hAnsi="Times New Roman" w:cs="Times New Roman"/>
          </w:rPr>
          <w:t xml:space="preserve">2005, </w:t>
        </w:r>
        <w:r w:rsidR="006728A7" w:rsidRPr="006728A7">
          <w:rPr>
            <w:rFonts w:ascii="Times New Roman" w:hAnsi="Times New Roman" w:cs="Times New Roman"/>
            <w:i/>
            <w:rPrChange w:id="1265" w:author="Elash, Brenden" w:date="2015-09-16T17:57:00Z">
              <w:rPr>
                <w:rFonts w:ascii="Times New Roman" w:hAnsi="Times New Roman" w:cs="Times New Roman"/>
              </w:rPr>
            </w:rPrChange>
          </w:rPr>
          <w:t>Atmospheric Chemistry and</w:t>
        </w:r>
      </w:ins>
      <w:ins w:id="1266" w:author="Elash, Brenden" w:date="2015-09-16T17:57:00Z">
        <w:r w:rsidR="006728A7" w:rsidRPr="006728A7">
          <w:rPr>
            <w:rFonts w:ascii="Times New Roman" w:hAnsi="Times New Roman" w:cs="Times New Roman"/>
            <w:i/>
            <w:rPrChange w:id="1267" w:author="Elash, Brenden" w:date="2015-09-16T17:57:00Z">
              <w:rPr>
                <w:rFonts w:ascii="Times New Roman" w:hAnsi="Times New Roman" w:cs="Times New Roman"/>
              </w:rPr>
            </w:rPrChange>
          </w:rPr>
          <w:t xml:space="preserve"> </w:t>
        </w:r>
      </w:ins>
      <w:ins w:id="1268" w:author="Elash, Brenden" w:date="2015-09-16T17:35:00Z">
        <w:r w:rsidR="006728A7" w:rsidRPr="006728A7">
          <w:rPr>
            <w:rFonts w:ascii="Times New Roman" w:hAnsi="Times New Roman" w:cs="Times New Roman"/>
            <w:i/>
            <w:rPrChange w:id="1269" w:author="Elash, Brenden" w:date="2015-09-16T17:57:00Z">
              <w:rPr>
                <w:rFonts w:ascii="Times New Roman" w:hAnsi="Times New Roman" w:cs="Times New Roman"/>
              </w:rPr>
            </w:rPrChange>
          </w:rPr>
          <w:t>Physics</w:t>
        </w:r>
        <w:r w:rsidR="006728A7">
          <w:rPr>
            <w:rFonts w:ascii="Times New Roman" w:hAnsi="Times New Roman" w:cs="Times New Roman"/>
          </w:rPr>
          <w:t>, 13, 4605-</w:t>
        </w:r>
        <w:r w:rsidRPr="00392EC8">
          <w:rPr>
            <w:rFonts w:ascii="Times New Roman" w:hAnsi="Times New Roman" w:cs="Times New Roman"/>
          </w:rPr>
          <w:t>4616, doi:10.5194/acp-13-4605-2013.</w:t>
        </w:r>
      </w:ins>
    </w:p>
    <w:p w14:paraId="13A6A3D8" w14:textId="3C4D322A" w:rsidR="00392EC8" w:rsidRPr="00392EC8" w:rsidRDefault="00392EC8">
      <w:pPr>
        <w:ind w:left="284" w:hanging="284"/>
        <w:rPr>
          <w:ins w:id="1270" w:author="Elash, Brenden" w:date="2015-09-16T17:35:00Z"/>
          <w:rFonts w:ascii="Times New Roman" w:hAnsi="Times New Roman" w:cs="Times New Roman"/>
        </w:rPr>
        <w:pPrChange w:id="1271" w:author="Elash, Brenden" w:date="2015-09-16T17:37:00Z">
          <w:pPr/>
        </w:pPrChange>
      </w:pPr>
      <w:ins w:id="1272" w:author="Elash, Brenden" w:date="2015-09-16T17:35:00Z">
        <w:r w:rsidRPr="00392EC8">
          <w:rPr>
            <w:rFonts w:ascii="Times New Roman" w:hAnsi="Times New Roman" w:cs="Times New Roman"/>
          </w:rPr>
          <w:t xml:space="preserve">Uchida, N. </w:t>
        </w:r>
        <w:r w:rsidRPr="006728A7">
          <w:rPr>
            <w:rFonts w:ascii="Times New Roman" w:hAnsi="Times New Roman" w:cs="Times New Roman"/>
          </w:rPr>
          <w:t xml:space="preserve">(1971), Optical properties of single-crystal paratellurite (teo2), </w:t>
        </w:r>
        <w:r w:rsidRPr="003329B8">
          <w:rPr>
            <w:rFonts w:ascii="Times New Roman" w:hAnsi="Times New Roman" w:cs="Times New Roman"/>
            <w:i/>
            <w:rPrChange w:id="1273" w:author="Elash, Brenden" w:date="2015-09-16T17:58:00Z">
              <w:rPr>
                <w:rFonts w:ascii="Times New Roman" w:hAnsi="Times New Roman" w:cs="Times New Roman"/>
              </w:rPr>
            </w:rPrChange>
          </w:rPr>
          <w:t>Phys. Rev. B</w:t>
        </w:r>
        <w:r w:rsidRPr="006728A7">
          <w:rPr>
            <w:rFonts w:ascii="Times New Roman" w:hAnsi="Times New Roman" w:cs="Times New Roman"/>
          </w:rPr>
          <w:t>, 4,</w:t>
        </w:r>
      </w:ins>
      <w:ins w:id="1274" w:author="Elash, Brenden" w:date="2015-09-16T17:58:00Z">
        <w:r w:rsidR="006728A7" w:rsidRPr="006728A7">
          <w:rPr>
            <w:rFonts w:ascii="Times New Roman" w:hAnsi="Times New Roman" w:cs="Times New Roman"/>
          </w:rPr>
          <w:t xml:space="preserve"> </w:t>
        </w:r>
      </w:ins>
      <w:ins w:id="1275" w:author="Elash, Brenden" w:date="2015-09-16T17:35:00Z">
        <w:r w:rsidRPr="006728A7">
          <w:rPr>
            <w:rFonts w:ascii="Times New Roman" w:hAnsi="Times New Roman" w:cs="Times New Roman"/>
          </w:rPr>
          <w:t>3736</w:t>
        </w:r>
      </w:ins>
      <w:ins w:id="1276" w:author="Elash, Brenden" w:date="2015-09-16T17:58:00Z">
        <w:r w:rsidR="003329B8">
          <w:rPr>
            <w:rFonts w:ascii="Times New Roman" w:hAnsi="Times New Roman" w:cs="Times New Roman"/>
          </w:rPr>
          <w:t>-</w:t>
        </w:r>
      </w:ins>
      <w:ins w:id="1277" w:author="Elash, Brenden" w:date="2015-09-16T17:35:00Z">
        <w:r w:rsidRPr="006728A7">
          <w:rPr>
            <w:rFonts w:ascii="Times New Roman" w:hAnsi="Times New Roman" w:cs="Times New Roman"/>
          </w:rPr>
          <w:t>3745, doi:10.1103/PhysRevB.4.3736.</w:t>
        </w:r>
      </w:ins>
    </w:p>
    <w:p w14:paraId="27F22EF3" w14:textId="399806CD" w:rsidR="00392EC8" w:rsidRPr="00392EC8" w:rsidRDefault="00392EC8">
      <w:pPr>
        <w:ind w:left="284" w:hanging="284"/>
        <w:rPr>
          <w:ins w:id="1278" w:author="Elash, Brenden" w:date="2015-09-16T17:35:00Z"/>
          <w:rFonts w:ascii="Times New Roman" w:hAnsi="Times New Roman" w:cs="Times New Roman"/>
        </w:rPr>
        <w:pPrChange w:id="1279" w:author="Elash, Brenden" w:date="2015-09-16T17:59:00Z">
          <w:pPr/>
        </w:pPrChange>
      </w:pPr>
      <w:ins w:id="1280" w:author="Elash, Brenden" w:date="2015-09-16T17:35:00Z">
        <w:r w:rsidRPr="00392EC8">
          <w:rPr>
            <w:rFonts w:ascii="Times New Roman" w:hAnsi="Times New Roman" w:cs="Times New Roman"/>
          </w:rPr>
          <w:t>Vanhellemont, F., C. Tetard, A. Bourassa, M. Fromm, J. Dodion, D. Fussen, C. Brogniez,</w:t>
        </w:r>
      </w:ins>
      <w:ins w:id="1281" w:author="Elash, Brenden" w:date="2015-09-16T17:59:00Z">
        <w:r w:rsidR="003329B8">
          <w:rPr>
            <w:rFonts w:ascii="Times New Roman" w:hAnsi="Times New Roman" w:cs="Times New Roman"/>
          </w:rPr>
          <w:t xml:space="preserve"> </w:t>
        </w:r>
      </w:ins>
      <w:ins w:id="1282" w:author="Elash, Brenden" w:date="2015-09-16T17:35:00Z">
        <w:r w:rsidRPr="00392EC8">
          <w:rPr>
            <w:rFonts w:ascii="Times New Roman" w:hAnsi="Times New Roman" w:cs="Times New Roman"/>
          </w:rPr>
          <w:t>D. Degenstein, K. L. Gilbert, D. N. Turnbull, P. Bernath, C. Boone, and K. A. Walker</w:t>
        </w:r>
      </w:ins>
      <w:ins w:id="1283" w:author="Elash, Brenden" w:date="2015-09-16T17:59:00Z">
        <w:r w:rsidR="003329B8">
          <w:rPr>
            <w:rFonts w:ascii="Times New Roman" w:hAnsi="Times New Roman" w:cs="Times New Roman"/>
          </w:rPr>
          <w:t xml:space="preserve"> </w:t>
        </w:r>
      </w:ins>
      <w:ins w:id="1284" w:author="Elash, Brenden" w:date="2015-09-16T17:35:00Z">
        <w:r w:rsidRPr="00392EC8">
          <w:rPr>
            <w:rFonts w:ascii="Times New Roman" w:hAnsi="Times New Roman" w:cs="Times New Roman"/>
          </w:rPr>
          <w:t>(2008), Aerosol extinction pro</w:t>
        </w:r>
      </w:ins>
      <w:ins w:id="1285" w:author="Elash, Brenden" w:date="2015-09-16T17:59:00Z">
        <w:r w:rsidR="003329B8">
          <w:rPr>
            <w:rFonts w:ascii="Times New Roman" w:hAnsi="Times New Roman" w:cs="Times New Roman"/>
          </w:rPr>
          <w:t>fi</w:t>
        </w:r>
      </w:ins>
      <w:ins w:id="1286" w:author="Elash, Brenden" w:date="2015-09-16T17:35:00Z">
        <w:r w:rsidRPr="00392EC8">
          <w:rPr>
            <w:rFonts w:ascii="Times New Roman" w:hAnsi="Times New Roman" w:cs="Times New Roman"/>
          </w:rPr>
          <w:t>les at 525 nm and 1020 nm derived from ace imager data:</w:t>
        </w:r>
      </w:ins>
      <w:ins w:id="1287" w:author="Elash, Brenden" w:date="2015-09-16T17:59:00Z">
        <w:r w:rsidR="003329B8">
          <w:rPr>
            <w:rFonts w:ascii="Times New Roman" w:hAnsi="Times New Roman" w:cs="Times New Roman"/>
          </w:rPr>
          <w:t xml:space="preserve"> </w:t>
        </w:r>
      </w:ins>
      <w:ins w:id="1288" w:author="Elash, Brenden" w:date="2015-09-16T17:35:00Z">
        <w:r w:rsidRPr="00392EC8">
          <w:rPr>
            <w:rFonts w:ascii="Times New Roman" w:hAnsi="Times New Roman" w:cs="Times New Roman"/>
          </w:rPr>
          <w:t xml:space="preserve">comparisons with gomos, sage ii, sage iii, poam iii, and osiris, </w:t>
        </w:r>
        <w:r w:rsidRPr="003329B8">
          <w:rPr>
            <w:rFonts w:ascii="Times New Roman" w:hAnsi="Times New Roman" w:cs="Times New Roman"/>
            <w:i/>
            <w:rPrChange w:id="1289" w:author="Elash, Brenden" w:date="2015-09-16T17:59:00Z">
              <w:rPr>
                <w:rFonts w:ascii="Times New Roman" w:hAnsi="Times New Roman" w:cs="Times New Roman"/>
              </w:rPr>
            </w:rPrChange>
          </w:rPr>
          <w:t>Atmospheric Chemistry and</w:t>
        </w:r>
      </w:ins>
      <w:ins w:id="1290" w:author="Elash, Brenden" w:date="2015-09-16T17:59:00Z">
        <w:r w:rsidR="003329B8" w:rsidRPr="003329B8">
          <w:rPr>
            <w:rFonts w:ascii="Times New Roman" w:hAnsi="Times New Roman" w:cs="Times New Roman"/>
            <w:i/>
            <w:rPrChange w:id="1291" w:author="Elash, Brenden" w:date="2015-09-16T17:59:00Z">
              <w:rPr>
                <w:rFonts w:ascii="Times New Roman" w:hAnsi="Times New Roman" w:cs="Times New Roman"/>
              </w:rPr>
            </w:rPrChange>
          </w:rPr>
          <w:t xml:space="preserve"> </w:t>
        </w:r>
      </w:ins>
      <w:ins w:id="1292" w:author="Elash, Brenden" w:date="2015-09-16T17:35:00Z">
        <w:r w:rsidRPr="003329B8">
          <w:rPr>
            <w:rFonts w:ascii="Times New Roman" w:hAnsi="Times New Roman" w:cs="Times New Roman"/>
            <w:i/>
            <w:rPrChange w:id="1293" w:author="Elash, Brenden" w:date="2015-09-16T17:59:00Z">
              <w:rPr>
                <w:rFonts w:ascii="Times New Roman" w:hAnsi="Times New Roman" w:cs="Times New Roman"/>
              </w:rPr>
            </w:rPrChange>
          </w:rPr>
          <w:t>Physics</w:t>
        </w:r>
        <w:r w:rsidRPr="00392EC8">
          <w:rPr>
            <w:rFonts w:ascii="Times New Roman" w:hAnsi="Times New Roman" w:cs="Times New Roman"/>
          </w:rPr>
          <w:t>, 8, 2027</w:t>
        </w:r>
      </w:ins>
      <w:ins w:id="1294" w:author="Elash, Brenden" w:date="2015-09-16T17:59:00Z">
        <w:r w:rsidR="003329B8">
          <w:rPr>
            <w:rFonts w:ascii="Times New Roman" w:hAnsi="Times New Roman" w:cs="Times New Roman"/>
          </w:rPr>
          <w:t>-</w:t>
        </w:r>
      </w:ins>
      <w:ins w:id="1295" w:author="Elash, Brenden" w:date="2015-09-16T17:35:00Z">
        <w:r w:rsidRPr="00392EC8">
          <w:rPr>
            <w:rFonts w:ascii="Times New Roman" w:hAnsi="Times New Roman" w:cs="Times New Roman"/>
          </w:rPr>
          <w:t>2037, doi:10.5194/acp-8-2027-2008.</w:t>
        </w:r>
      </w:ins>
    </w:p>
    <w:p w14:paraId="46E065EF" w14:textId="61A58040" w:rsidR="00392EC8" w:rsidRPr="00392EC8" w:rsidRDefault="00392EC8">
      <w:pPr>
        <w:ind w:left="284" w:hanging="284"/>
        <w:rPr>
          <w:ins w:id="1296" w:author="Elash, Brenden" w:date="2015-09-16T17:35:00Z"/>
          <w:rFonts w:ascii="Times New Roman" w:hAnsi="Times New Roman" w:cs="Times New Roman"/>
        </w:rPr>
        <w:pPrChange w:id="1297" w:author="Elash, Brenden" w:date="2015-09-16T17:59:00Z">
          <w:pPr/>
        </w:pPrChange>
      </w:pPr>
      <w:ins w:id="1298" w:author="Elash, Brenden" w:date="2015-09-16T17:35:00Z">
        <w:r w:rsidRPr="00392EC8">
          <w:rPr>
            <w:rFonts w:ascii="Times New Roman" w:hAnsi="Times New Roman" w:cs="Times New Roman"/>
          </w:rPr>
          <w:t>Vernier, J.-P., L. Thomason, and J. Kar (2011a), Calipso detection of an asian tropopause</w:t>
        </w:r>
      </w:ins>
      <w:ins w:id="1299" w:author="Elash, Brenden" w:date="2015-09-16T17:59:00Z">
        <w:r w:rsidR="003329B8">
          <w:rPr>
            <w:rFonts w:ascii="Times New Roman" w:hAnsi="Times New Roman" w:cs="Times New Roman"/>
          </w:rPr>
          <w:t xml:space="preserve"> </w:t>
        </w:r>
      </w:ins>
      <w:ins w:id="1300" w:author="Elash, Brenden" w:date="2015-09-16T17:35:00Z">
        <w:r w:rsidRPr="00392EC8">
          <w:rPr>
            <w:rFonts w:ascii="Times New Roman" w:hAnsi="Times New Roman" w:cs="Times New Roman"/>
          </w:rPr>
          <w:t xml:space="preserve">aerosol layer, </w:t>
        </w:r>
        <w:r w:rsidRPr="003329B8">
          <w:rPr>
            <w:rFonts w:ascii="Times New Roman" w:hAnsi="Times New Roman" w:cs="Times New Roman"/>
            <w:i/>
            <w:rPrChange w:id="1301" w:author="Elash, Brenden" w:date="2015-09-16T17:59:00Z">
              <w:rPr>
                <w:rFonts w:ascii="Times New Roman" w:hAnsi="Times New Roman" w:cs="Times New Roman"/>
              </w:rPr>
            </w:rPrChange>
          </w:rPr>
          <w:t>Geophysical Research Letters</w:t>
        </w:r>
        <w:r w:rsidRPr="00392EC8">
          <w:rPr>
            <w:rFonts w:ascii="Times New Roman" w:hAnsi="Times New Roman" w:cs="Times New Roman"/>
          </w:rPr>
          <w:t>, 38.</w:t>
        </w:r>
      </w:ins>
    </w:p>
    <w:p w14:paraId="755BB398" w14:textId="35FB0497" w:rsidR="00392EC8" w:rsidRPr="00392EC8" w:rsidRDefault="00392EC8">
      <w:pPr>
        <w:ind w:left="284" w:hanging="284"/>
        <w:rPr>
          <w:ins w:id="1302" w:author="Elash, Brenden" w:date="2015-09-16T17:35:00Z"/>
          <w:rFonts w:ascii="Times New Roman" w:hAnsi="Times New Roman" w:cs="Times New Roman"/>
        </w:rPr>
        <w:pPrChange w:id="1303" w:author="Elash, Brenden" w:date="2015-09-16T17:59:00Z">
          <w:pPr/>
        </w:pPrChange>
      </w:pPr>
      <w:ins w:id="1304" w:author="Elash, Brenden" w:date="2015-09-16T17:35:00Z">
        <w:r w:rsidRPr="00392EC8">
          <w:rPr>
            <w:rFonts w:ascii="Times New Roman" w:hAnsi="Times New Roman" w:cs="Times New Roman"/>
          </w:rPr>
          <w:t>Vernier, J.-P., L. W. Thomason, T. D. Fairlie, P. Minnis, R. Palikonda, and K. M. Bedka</w:t>
        </w:r>
      </w:ins>
      <w:ins w:id="1305" w:author="Elash, Brenden" w:date="2015-09-16T17:59:00Z">
        <w:r w:rsidR="003329B8">
          <w:rPr>
            <w:rFonts w:ascii="Times New Roman" w:hAnsi="Times New Roman" w:cs="Times New Roman"/>
          </w:rPr>
          <w:t xml:space="preserve"> </w:t>
        </w:r>
      </w:ins>
      <w:ins w:id="1306" w:author="Elash, Brenden" w:date="2015-09-16T17:35:00Z">
        <w:r w:rsidRPr="00392EC8">
          <w:rPr>
            <w:rFonts w:ascii="Times New Roman" w:hAnsi="Times New Roman" w:cs="Times New Roman"/>
          </w:rPr>
          <w:t>(2013), Comment on "large volcanic aerosol load in the stratosphere linked to asian monsoon</w:t>
        </w:r>
      </w:ins>
      <w:ins w:id="1307" w:author="Elash, Brenden" w:date="2015-09-16T17:59:00Z">
        <w:r w:rsidR="003329B8">
          <w:rPr>
            <w:rFonts w:ascii="Times New Roman" w:hAnsi="Times New Roman" w:cs="Times New Roman"/>
          </w:rPr>
          <w:t xml:space="preserve"> </w:t>
        </w:r>
      </w:ins>
      <w:ins w:id="1308" w:author="Elash, Brenden" w:date="2015-09-16T17:35:00Z">
        <w:r w:rsidRPr="00392EC8">
          <w:rPr>
            <w:rFonts w:ascii="Times New Roman" w:hAnsi="Times New Roman" w:cs="Times New Roman"/>
          </w:rPr>
          <w:t>transport", Science, 339, 647, doi:10.1126/science.1227817.</w:t>
        </w:r>
      </w:ins>
    </w:p>
    <w:p w14:paraId="370F0A8C" w14:textId="244360AC" w:rsidR="00392EC8" w:rsidRPr="00392EC8" w:rsidRDefault="00392EC8">
      <w:pPr>
        <w:ind w:left="284" w:hanging="284"/>
        <w:rPr>
          <w:ins w:id="1309" w:author="Elash, Brenden" w:date="2015-09-16T17:35:00Z"/>
          <w:rFonts w:ascii="Times New Roman" w:hAnsi="Times New Roman" w:cs="Times New Roman"/>
        </w:rPr>
        <w:pPrChange w:id="1310" w:author="Elash, Brenden" w:date="2015-09-16T17:37:00Z">
          <w:pPr/>
        </w:pPrChange>
      </w:pPr>
      <w:ins w:id="1311" w:author="Elash, Brenden" w:date="2015-09-16T17:35:00Z">
        <w:r w:rsidRPr="00392EC8">
          <w:rPr>
            <w:rFonts w:ascii="Times New Roman" w:hAnsi="Times New Roman" w:cs="Times New Roman"/>
          </w:rPr>
          <w:t>Vernier, J.-P., L. W. Thomason, J.-P. Pommereau, A. Bourassa, J. Pelon, A. Garnier,</w:t>
        </w:r>
      </w:ins>
      <w:ins w:id="1312" w:author="Elash, Brenden" w:date="2015-09-16T17:59:00Z">
        <w:r w:rsidR="003329B8">
          <w:rPr>
            <w:rFonts w:ascii="Times New Roman" w:hAnsi="Times New Roman" w:cs="Times New Roman"/>
          </w:rPr>
          <w:t xml:space="preserve"> </w:t>
        </w:r>
      </w:ins>
      <w:ins w:id="1313" w:author="Elash, Brenden" w:date="2015-09-16T17:35:00Z">
        <w:r w:rsidRPr="00392EC8">
          <w:rPr>
            <w:rFonts w:ascii="Times New Roman" w:hAnsi="Times New Roman" w:cs="Times New Roman"/>
          </w:rPr>
          <w:t xml:space="preserve">A. Hauchecorne, L. Blanot, C. Trepte, D. Degenstein, </w:t>
        </w:r>
        <w:r w:rsidR="003329B8">
          <w:rPr>
            <w:rFonts w:ascii="Times New Roman" w:hAnsi="Times New Roman" w:cs="Times New Roman"/>
          </w:rPr>
          <w:t xml:space="preserve">and F. Vargas (2011b), Major </w:t>
        </w:r>
      </w:ins>
      <w:ins w:id="1314" w:author="Elash, Brenden" w:date="2015-09-16T18:00:00Z">
        <w:r w:rsidR="003329B8">
          <w:rPr>
            <w:rFonts w:ascii="Times New Roman" w:hAnsi="Times New Roman" w:cs="Times New Roman"/>
          </w:rPr>
          <w:t>influ</w:t>
        </w:r>
        <w:r w:rsidR="003329B8" w:rsidRPr="00392EC8">
          <w:rPr>
            <w:rFonts w:ascii="Times New Roman" w:hAnsi="Times New Roman" w:cs="Times New Roman"/>
          </w:rPr>
          <w:t>ence</w:t>
        </w:r>
        <w:r w:rsidR="003329B8">
          <w:rPr>
            <w:rFonts w:ascii="Times New Roman" w:hAnsi="Times New Roman" w:cs="Times New Roman"/>
          </w:rPr>
          <w:t xml:space="preserve"> </w:t>
        </w:r>
      </w:ins>
      <w:ins w:id="1315" w:author="Elash, Brenden" w:date="2015-09-16T17:35:00Z">
        <w:r w:rsidRPr="00392EC8">
          <w:rPr>
            <w:rFonts w:ascii="Times New Roman" w:hAnsi="Times New Roman" w:cs="Times New Roman"/>
          </w:rPr>
          <w:t>of tropical volcanic eruptions on the stratospheric aerosol layer during the last decade,</w:t>
        </w:r>
      </w:ins>
      <w:ins w:id="1316" w:author="Elash, Brenden" w:date="2015-09-16T18:00:00Z">
        <w:r w:rsidR="003329B8">
          <w:rPr>
            <w:rFonts w:ascii="Times New Roman" w:hAnsi="Times New Roman" w:cs="Times New Roman"/>
          </w:rPr>
          <w:t xml:space="preserve"> </w:t>
        </w:r>
      </w:ins>
      <w:ins w:id="1317" w:author="Elash, Brenden" w:date="2015-09-16T17:35:00Z">
        <w:r w:rsidRPr="003329B8">
          <w:rPr>
            <w:rFonts w:ascii="Times New Roman" w:hAnsi="Times New Roman" w:cs="Times New Roman"/>
            <w:i/>
            <w:rPrChange w:id="1318" w:author="Elash, Brenden" w:date="2015-09-16T18:00:00Z">
              <w:rPr>
                <w:rFonts w:ascii="Times New Roman" w:hAnsi="Times New Roman" w:cs="Times New Roman"/>
              </w:rPr>
            </w:rPrChange>
          </w:rPr>
          <w:t>Geophysical Research Letters</w:t>
        </w:r>
        <w:r w:rsidRPr="00392EC8">
          <w:rPr>
            <w:rFonts w:ascii="Times New Roman" w:hAnsi="Times New Roman" w:cs="Times New Roman"/>
          </w:rPr>
          <w:t>, 38, doi:10.1029/2011GL047563, l12807.</w:t>
        </w:r>
      </w:ins>
    </w:p>
    <w:p w14:paraId="48A730DA" w14:textId="3D935675" w:rsidR="00392EC8" w:rsidRPr="00392EC8" w:rsidRDefault="00392EC8">
      <w:pPr>
        <w:ind w:left="284" w:hanging="284"/>
        <w:rPr>
          <w:ins w:id="1319" w:author="Elash, Brenden" w:date="2015-09-16T17:35:00Z"/>
          <w:rFonts w:ascii="Times New Roman" w:hAnsi="Times New Roman" w:cs="Times New Roman"/>
        </w:rPr>
        <w:pPrChange w:id="1320" w:author="Elash, Brenden" w:date="2015-09-16T18:00:00Z">
          <w:pPr/>
        </w:pPrChange>
      </w:pPr>
      <w:ins w:id="1321" w:author="Elash, Brenden" w:date="2015-09-16T17:35:00Z">
        <w:r w:rsidRPr="00392EC8">
          <w:rPr>
            <w:rFonts w:ascii="Times New Roman" w:hAnsi="Times New Roman" w:cs="Times New Roman"/>
          </w:rPr>
          <w:t>Voloshinov, V. (1996), Spectral and polarization analysis of optical images by means of acoustooptics,</w:t>
        </w:r>
      </w:ins>
      <w:ins w:id="1322" w:author="Elash, Brenden" w:date="2015-09-16T18:00:00Z">
        <w:r w:rsidR="003329B8">
          <w:rPr>
            <w:rFonts w:ascii="Times New Roman" w:hAnsi="Times New Roman" w:cs="Times New Roman"/>
          </w:rPr>
          <w:t xml:space="preserve"> </w:t>
        </w:r>
      </w:ins>
      <w:ins w:id="1323" w:author="Elash, Brenden" w:date="2015-09-16T17:35:00Z">
        <w:r w:rsidRPr="003329B8">
          <w:rPr>
            <w:rFonts w:ascii="Times New Roman" w:hAnsi="Times New Roman" w:cs="Times New Roman"/>
            <w:i/>
            <w:rPrChange w:id="1324" w:author="Elash, Brenden" w:date="2015-09-16T18:00:00Z">
              <w:rPr>
                <w:rFonts w:ascii="Times New Roman" w:hAnsi="Times New Roman" w:cs="Times New Roman"/>
              </w:rPr>
            </w:rPrChange>
          </w:rPr>
          <w:t>Optics Laser Technology</w:t>
        </w:r>
        <w:r w:rsidRPr="00392EC8">
          <w:rPr>
            <w:rFonts w:ascii="Times New Roman" w:hAnsi="Times New Roman" w:cs="Times New Roman"/>
          </w:rPr>
          <w:t>, 28, 119</w:t>
        </w:r>
      </w:ins>
      <w:ins w:id="1325" w:author="Elash, Brenden" w:date="2015-09-16T18:00:00Z">
        <w:r w:rsidR="003329B8">
          <w:rPr>
            <w:rFonts w:ascii="Times New Roman" w:hAnsi="Times New Roman" w:cs="Times New Roman"/>
          </w:rPr>
          <w:t>-</w:t>
        </w:r>
      </w:ins>
      <w:ins w:id="1326" w:author="Elash, Brenden" w:date="2015-09-16T17:35:00Z">
        <w:r w:rsidRPr="00392EC8">
          <w:rPr>
            <w:rFonts w:ascii="Times New Roman" w:hAnsi="Times New Roman" w:cs="Times New Roman"/>
          </w:rPr>
          <w:t>127, doi:10.1016/0030-3992(95)00079-8.</w:t>
        </w:r>
      </w:ins>
    </w:p>
    <w:p w14:paraId="06FBA115" w14:textId="404F47FA" w:rsidR="00392EC8" w:rsidRPr="00392EC8" w:rsidRDefault="00392EC8">
      <w:pPr>
        <w:ind w:left="284" w:hanging="284"/>
        <w:rPr>
          <w:ins w:id="1327" w:author="Elash, Brenden" w:date="2015-09-16T17:35:00Z"/>
          <w:rFonts w:ascii="Times New Roman" w:hAnsi="Times New Roman" w:cs="Times New Roman"/>
        </w:rPr>
        <w:pPrChange w:id="1328" w:author="Elash, Brenden" w:date="2015-09-16T18:00:00Z">
          <w:pPr/>
        </w:pPrChange>
      </w:pPr>
      <w:ins w:id="1329" w:author="Elash, Brenden" w:date="2015-09-16T17:35:00Z">
        <w:r w:rsidRPr="00392EC8">
          <w:rPr>
            <w:rFonts w:ascii="Times New Roman" w:hAnsi="Times New Roman" w:cs="Times New Roman"/>
          </w:rPr>
          <w:t>Voloshinov, V. B., and J. C. Mosquera (2006), Wide-aperture acousto-optic interaction in birefringent</w:t>
        </w:r>
      </w:ins>
      <w:ins w:id="1330" w:author="Elash, Brenden" w:date="2015-09-16T18:00:00Z">
        <w:r w:rsidR="003329B8">
          <w:rPr>
            <w:rFonts w:ascii="Times New Roman" w:hAnsi="Times New Roman" w:cs="Times New Roman"/>
          </w:rPr>
          <w:t xml:space="preserve"> </w:t>
        </w:r>
      </w:ins>
      <w:ins w:id="1331" w:author="Elash, Brenden" w:date="2015-09-16T17:35:00Z">
        <w:r w:rsidRPr="00392EC8">
          <w:rPr>
            <w:rFonts w:ascii="Times New Roman" w:hAnsi="Times New Roman" w:cs="Times New Roman"/>
          </w:rPr>
          <w:t xml:space="preserve">crystals, </w:t>
        </w:r>
        <w:r w:rsidRPr="003329B8">
          <w:rPr>
            <w:rFonts w:ascii="Times New Roman" w:hAnsi="Times New Roman" w:cs="Times New Roman"/>
            <w:i/>
            <w:rPrChange w:id="1332" w:author="Elash, Brenden" w:date="2015-09-16T18:00:00Z">
              <w:rPr>
                <w:rFonts w:ascii="Times New Roman" w:hAnsi="Times New Roman" w:cs="Times New Roman"/>
              </w:rPr>
            </w:rPrChange>
          </w:rPr>
          <w:t>Optics and Spectroscopy</w:t>
        </w:r>
        <w:r w:rsidRPr="00392EC8">
          <w:rPr>
            <w:rFonts w:ascii="Times New Roman" w:hAnsi="Times New Roman" w:cs="Times New Roman"/>
          </w:rPr>
          <w:t>, 101, 635</w:t>
        </w:r>
      </w:ins>
      <w:ins w:id="1333" w:author="Elash, Brenden" w:date="2015-09-16T18:00:00Z">
        <w:r w:rsidR="003329B8">
          <w:rPr>
            <w:rFonts w:ascii="Times New Roman" w:hAnsi="Times New Roman" w:cs="Times New Roman"/>
          </w:rPr>
          <w:t>-</w:t>
        </w:r>
      </w:ins>
      <w:ins w:id="1334" w:author="Elash, Brenden" w:date="2015-09-16T17:35:00Z">
        <w:r w:rsidRPr="00392EC8">
          <w:rPr>
            <w:rFonts w:ascii="Times New Roman" w:hAnsi="Times New Roman" w:cs="Times New Roman"/>
          </w:rPr>
          <w:t>641, doi:10.1134/S0030400X06100225.</w:t>
        </w:r>
      </w:ins>
    </w:p>
    <w:p w14:paraId="7572A50A" w14:textId="268D372D" w:rsidR="00392EC8" w:rsidRPr="00392EC8" w:rsidRDefault="00392EC8">
      <w:pPr>
        <w:ind w:left="284" w:hanging="284"/>
        <w:rPr>
          <w:ins w:id="1335" w:author="Elash, Brenden" w:date="2015-09-16T17:35:00Z"/>
          <w:rFonts w:ascii="Times New Roman" w:hAnsi="Times New Roman" w:cs="Times New Roman"/>
        </w:rPr>
        <w:pPrChange w:id="1336" w:author="Elash, Brenden" w:date="2015-09-16T18:00:00Z">
          <w:pPr/>
        </w:pPrChange>
      </w:pPr>
      <w:ins w:id="1337" w:author="Elash, Brenden" w:date="2015-09-16T17:35:00Z">
        <w:r w:rsidRPr="00392EC8">
          <w:rPr>
            <w:rFonts w:ascii="Times New Roman" w:hAnsi="Times New Roman" w:cs="Times New Roman"/>
          </w:rPr>
          <w:t>Voloshinov, V. B., K. B. Yushkov, and B. B. J. Linde (2007), Improvement in performance of</w:t>
        </w:r>
      </w:ins>
      <w:ins w:id="1338" w:author="Elash, Brenden" w:date="2015-09-16T18:00:00Z">
        <w:r w:rsidR="003329B8">
          <w:rPr>
            <w:rFonts w:ascii="Times New Roman" w:hAnsi="Times New Roman" w:cs="Times New Roman"/>
          </w:rPr>
          <w:t xml:space="preserve"> </w:t>
        </w:r>
      </w:ins>
      <w:ins w:id="1339" w:author="Elash, Brenden" w:date="2015-09-16T17:35:00Z">
        <w:r w:rsidRPr="00392EC8">
          <w:rPr>
            <w:rFonts w:ascii="Times New Roman" w:hAnsi="Times New Roman" w:cs="Times New Roman"/>
          </w:rPr>
          <w:t xml:space="preserve">a TeO2 acousto-optic imaging spectrometer, </w:t>
        </w:r>
        <w:r w:rsidRPr="003329B8">
          <w:rPr>
            <w:rFonts w:ascii="Times New Roman" w:hAnsi="Times New Roman" w:cs="Times New Roman"/>
            <w:i/>
            <w:rPrChange w:id="1340" w:author="Elash, Brenden" w:date="2015-09-16T18:01:00Z">
              <w:rPr>
                <w:rFonts w:ascii="Times New Roman" w:hAnsi="Times New Roman" w:cs="Times New Roman"/>
              </w:rPr>
            </w:rPrChange>
          </w:rPr>
          <w:t>Journal of Optics A: Pure and Applied Optics</w:t>
        </w:r>
        <w:r w:rsidRPr="00392EC8">
          <w:rPr>
            <w:rFonts w:ascii="Times New Roman" w:hAnsi="Times New Roman" w:cs="Times New Roman"/>
          </w:rPr>
          <w:t>,</w:t>
        </w:r>
      </w:ins>
      <w:ins w:id="1341" w:author="Elash, Brenden" w:date="2015-09-16T18:00:00Z">
        <w:r w:rsidR="003329B8">
          <w:rPr>
            <w:rFonts w:ascii="Times New Roman" w:hAnsi="Times New Roman" w:cs="Times New Roman"/>
          </w:rPr>
          <w:t xml:space="preserve"> </w:t>
        </w:r>
      </w:ins>
      <w:ins w:id="1342" w:author="Elash, Brenden" w:date="2015-09-16T17:35:00Z">
        <w:r w:rsidRPr="00392EC8">
          <w:rPr>
            <w:rFonts w:ascii="Times New Roman" w:hAnsi="Times New Roman" w:cs="Times New Roman"/>
          </w:rPr>
          <w:t>9, 341</w:t>
        </w:r>
      </w:ins>
      <w:ins w:id="1343" w:author="Elash, Brenden" w:date="2015-09-16T18:00:00Z">
        <w:r w:rsidR="003329B8">
          <w:rPr>
            <w:rFonts w:ascii="Times New Roman" w:hAnsi="Times New Roman" w:cs="Times New Roman"/>
          </w:rPr>
          <w:t>-</w:t>
        </w:r>
      </w:ins>
      <w:ins w:id="1344" w:author="Elash, Brenden" w:date="2015-09-16T17:35:00Z">
        <w:r w:rsidRPr="00392EC8">
          <w:rPr>
            <w:rFonts w:ascii="Times New Roman" w:hAnsi="Times New Roman" w:cs="Times New Roman"/>
          </w:rPr>
          <w:t>347, doi:10.1088/1464-4258/9/4/006.</w:t>
        </w:r>
      </w:ins>
    </w:p>
    <w:p w14:paraId="6E36B1E2" w14:textId="298A90F6" w:rsidR="00392EC8" w:rsidRPr="00392EC8" w:rsidRDefault="00392EC8">
      <w:pPr>
        <w:ind w:left="284" w:hanging="284"/>
        <w:rPr>
          <w:ins w:id="1345" w:author="Elash, Brenden" w:date="2015-09-16T17:35:00Z"/>
          <w:rFonts w:ascii="Times New Roman" w:hAnsi="Times New Roman" w:cs="Times New Roman"/>
        </w:rPr>
        <w:pPrChange w:id="1346" w:author="Elash, Brenden" w:date="2015-09-16T18:01:00Z">
          <w:pPr/>
        </w:pPrChange>
      </w:pPr>
      <w:ins w:id="1347" w:author="Elash, Brenden" w:date="2015-09-16T17:35:00Z">
        <w:r w:rsidRPr="00392EC8">
          <w:rPr>
            <w:rFonts w:ascii="Times New Roman" w:hAnsi="Times New Roman" w:cs="Times New Roman"/>
          </w:rPr>
          <w:t>von Savigny, C., F. Ernst, A. Rozanov, R. Hommel, K.-U. Eichmann, V. Rozanov, J. P. Burrows,</w:t>
        </w:r>
      </w:ins>
      <w:ins w:id="1348" w:author="Elash, Brenden" w:date="2015-09-16T18:01:00Z">
        <w:r w:rsidR="003329B8">
          <w:rPr>
            <w:rFonts w:ascii="Times New Roman" w:hAnsi="Times New Roman" w:cs="Times New Roman"/>
          </w:rPr>
          <w:t xml:space="preserve"> </w:t>
        </w:r>
      </w:ins>
      <w:ins w:id="1349" w:author="Elash, Brenden" w:date="2015-09-16T17:35:00Z">
        <w:r w:rsidRPr="00392EC8">
          <w:rPr>
            <w:rFonts w:ascii="Times New Roman" w:hAnsi="Times New Roman" w:cs="Times New Roman"/>
          </w:rPr>
          <w:t>and L. W. Thomason (2015), Improved stratospheric aerosol extinction pro</w:t>
        </w:r>
      </w:ins>
      <w:ins w:id="1350" w:author="Elash, Brenden" w:date="2015-09-16T18:01:00Z">
        <w:r w:rsidR="003329B8">
          <w:rPr>
            <w:rFonts w:ascii="Times New Roman" w:hAnsi="Times New Roman" w:cs="Times New Roman"/>
          </w:rPr>
          <w:t>fi</w:t>
        </w:r>
      </w:ins>
      <w:ins w:id="1351" w:author="Elash, Brenden" w:date="2015-09-16T17:35:00Z">
        <w:r w:rsidRPr="00392EC8">
          <w:rPr>
            <w:rFonts w:ascii="Times New Roman" w:hAnsi="Times New Roman" w:cs="Times New Roman"/>
          </w:rPr>
          <w:t>les from</w:t>
        </w:r>
      </w:ins>
      <w:ins w:id="1352" w:author="Elash, Brenden" w:date="2015-09-16T18:01:00Z">
        <w:r w:rsidR="003329B8">
          <w:rPr>
            <w:rFonts w:ascii="Times New Roman" w:hAnsi="Times New Roman" w:cs="Times New Roman"/>
          </w:rPr>
          <w:t xml:space="preserve"> </w:t>
        </w:r>
      </w:ins>
      <w:ins w:id="1353" w:author="Elash, Brenden" w:date="2015-09-16T17:35:00Z">
        <w:r w:rsidRPr="00392EC8">
          <w:rPr>
            <w:rFonts w:ascii="Times New Roman" w:hAnsi="Times New Roman" w:cs="Times New Roman"/>
          </w:rPr>
          <w:t xml:space="preserve">sciamachy: validation and sample results, </w:t>
        </w:r>
        <w:r w:rsidRPr="003329B8">
          <w:rPr>
            <w:rFonts w:ascii="Times New Roman" w:hAnsi="Times New Roman" w:cs="Times New Roman"/>
            <w:i/>
            <w:rPrChange w:id="1354" w:author="Elash, Brenden" w:date="2015-09-16T18:01:00Z">
              <w:rPr>
                <w:rFonts w:ascii="Times New Roman" w:hAnsi="Times New Roman" w:cs="Times New Roman"/>
              </w:rPr>
            </w:rPrChange>
          </w:rPr>
          <w:t>Atmospheri</w:t>
        </w:r>
        <w:r w:rsidR="003329B8" w:rsidRPr="003329B8">
          <w:rPr>
            <w:rFonts w:ascii="Times New Roman" w:hAnsi="Times New Roman" w:cs="Times New Roman"/>
            <w:i/>
            <w:rPrChange w:id="1355" w:author="Elash, Brenden" w:date="2015-09-16T18:01:00Z">
              <w:rPr>
                <w:rFonts w:ascii="Times New Roman" w:hAnsi="Times New Roman" w:cs="Times New Roman"/>
              </w:rPr>
            </w:rPrChange>
          </w:rPr>
          <w:t>c Measurement Techniques Discussions</w:t>
        </w:r>
        <w:r w:rsidR="003329B8">
          <w:rPr>
            <w:rFonts w:ascii="Times New Roman" w:hAnsi="Times New Roman" w:cs="Times New Roman"/>
          </w:rPr>
          <w:t>, 8, 8353-</w:t>
        </w:r>
        <w:r w:rsidRPr="00392EC8">
          <w:rPr>
            <w:rFonts w:ascii="Times New Roman" w:hAnsi="Times New Roman" w:cs="Times New Roman"/>
          </w:rPr>
          <w:t>8383, doi:10.5194/amtd-8-8353-2015.</w:t>
        </w:r>
      </w:ins>
    </w:p>
    <w:p w14:paraId="63C339C8" w14:textId="32F14166" w:rsidR="00392EC8" w:rsidRPr="00392EC8" w:rsidRDefault="00392EC8">
      <w:pPr>
        <w:ind w:left="284" w:hanging="284"/>
        <w:rPr>
          <w:ins w:id="1356" w:author="Elash, Brenden" w:date="2015-09-16T17:35:00Z"/>
          <w:rFonts w:ascii="Times New Roman" w:hAnsi="Times New Roman" w:cs="Times New Roman"/>
        </w:rPr>
        <w:pPrChange w:id="1357" w:author="Elash, Brenden" w:date="2015-09-16T18:01:00Z">
          <w:pPr/>
        </w:pPrChange>
      </w:pPr>
      <w:ins w:id="1358" w:author="Elash, Brenden" w:date="2015-09-16T17:35:00Z">
        <w:r w:rsidRPr="00392EC8">
          <w:rPr>
            <w:rFonts w:ascii="Times New Roman" w:hAnsi="Times New Roman" w:cs="Times New Roman"/>
          </w:rPr>
          <w:t>Winker, D. M., W. H. Hunt, and M. J. McGill (2007), Initial performance assessment of caliop,</w:t>
        </w:r>
      </w:ins>
      <w:ins w:id="1359" w:author="Elash, Brenden" w:date="2015-09-16T18:01:00Z">
        <w:r w:rsidR="003329B8">
          <w:rPr>
            <w:rFonts w:ascii="Times New Roman" w:hAnsi="Times New Roman" w:cs="Times New Roman"/>
          </w:rPr>
          <w:t xml:space="preserve"> </w:t>
        </w:r>
      </w:ins>
      <w:ins w:id="1360" w:author="Elash, Brenden" w:date="2015-09-16T17:35:00Z">
        <w:r w:rsidRPr="003329B8">
          <w:rPr>
            <w:rFonts w:ascii="Times New Roman" w:hAnsi="Times New Roman" w:cs="Times New Roman"/>
            <w:i/>
            <w:rPrChange w:id="1361" w:author="Elash, Brenden" w:date="2015-09-16T18:01:00Z">
              <w:rPr>
                <w:rFonts w:ascii="Times New Roman" w:hAnsi="Times New Roman" w:cs="Times New Roman"/>
              </w:rPr>
            </w:rPrChange>
          </w:rPr>
          <w:t>Geophysical Research Letters</w:t>
        </w:r>
        <w:r w:rsidRPr="00392EC8">
          <w:rPr>
            <w:rFonts w:ascii="Times New Roman" w:hAnsi="Times New Roman" w:cs="Times New Roman"/>
          </w:rPr>
          <w:t>, 34.</w:t>
        </w:r>
      </w:ins>
    </w:p>
    <w:p w14:paraId="538C8D1D" w14:textId="3B6116EF" w:rsidR="00392EC8" w:rsidRPr="00392EC8" w:rsidRDefault="00392EC8">
      <w:pPr>
        <w:ind w:left="284" w:hanging="284"/>
        <w:rPr>
          <w:ins w:id="1362" w:author="Elash, Brenden" w:date="2015-09-16T17:35:00Z"/>
          <w:rFonts w:ascii="Times New Roman" w:hAnsi="Times New Roman" w:cs="Times New Roman"/>
        </w:rPr>
        <w:pPrChange w:id="1363" w:author="Elash, Brenden" w:date="2015-09-16T17:37:00Z">
          <w:pPr/>
        </w:pPrChange>
      </w:pPr>
      <w:ins w:id="1364" w:author="Elash, Brenden" w:date="2015-09-16T17:35:00Z">
        <w:r w:rsidRPr="00392EC8">
          <w:rPr>
            <w:rFonts w:ascii="Times New Roman" w:hAnsi="Times New Roman" w:cs="Times New Roman"/>
          </w:rPr>
          <w:t xml:space="preserve">Wiscombe, W. J. (1980), Improved mie scattering algorithms, </w:t>
        </w:r>
        <w:r w:rsidRPr="003329B8">
          <w:rPr>
            <w:rFonts w:ascii="Times New Roman" w:hAnsi="Times New Roman" w:cs="Times New Roman"/>
            <w:i/>
            <w:rPrChange w:id="1365" w:author="Elash, Brenden" w:date="2015-09-16T18:01:00Z">
              <w:rPr>
                <w:rFonts w:ascii="Times New Roman" w:hAnsi="Times New Roman" w:cs="Times New Roman"/>
              </w:rPr>
            </w:rPrChange>
          </w:rPr>
          <w:t>Applied optics</w:t>
        </w:r>
        <w:r w:rsidRPr="00392EC8">
          <w:rPr>
            <w:rFonts w:ascii="Times New Roman" w:hAnsi="Times New Roman" w:cs="Times New Roman"/>
          </w:rPr>
          <w:t>, 19, 1505</w:t>
        </w:r>
      </w:ins>
      <w:ins w:id="1366" w:author="Elash, Brenden" w:date="2015-09-16T18:01:00Z">
        <w:r w:rsidR="003329B8">
          <w:rPr>
            <w:rFonts w:ascii="Times New Roman" w:hAnsi="Times New Roman" w:cs="Times New Roman"/>
          </w:rPr>
          <w:t>-</w:t>
        </w:r>
      </w:ins>
      <w:ins w:id="1367" w:author="Elash, Brenden" w:date="2015-09-16T17:35:00Z">
        <w:r w:rsidRPr="00392EC8">
          <w:rPr>
            <w:rFonts w:ascii="Times New Roman" w:hAnsi="Times New Roman" w:cs="Times New Roman"/>
          </w:rPr>
          <w:t>1509.</w:t>
        </w:r>
      </w:ins>
    </w:p>
    <w:p w14:paraId="1095B864" w14:textId="6C85480C" w:rsidR="00392EC8" w:rsidRPr="00392EC8" w:rsidRDefault="00392EC8">
      <w:pPr>
        <w:ind w:left="284" w:hanging="284"/>
        <w:rPr>
          <w:ins w:id="1368" w:author="Elash, Brenden" w:date="2015-09-16T17:35:00Z"/>
          <w:rFonts w:ascii="Times New Roman" w:hAnsi="Times New Roman" w:cs="Times New Roman"/>
        </w:rPr>
        <w:pPrChange w:id="1369" w:author="Elash, Brenden" w:date="2015-09-16T18:01:00Z">
          <w:pPr/>
        </w:pPrChange>
      </w:pPr>
      <w:ins w:id="1370" w:author="Elash, Brenden" w:date="2015-09-16T17:35:00Z">
        <w:r w:rsidRPr="00392EC8">
          <w:rPr>
            <w:rFonts w:ascii="Times New Roman" w:hAnsi="Times New Roman" w:cs="Times New Roman"/>
          </w:rPr>
          <w:t>Xu, J., and R. Stroud (1992), Acousto-optic devices: principles, design, and applications,</w:t>
        </w:r>
      </w:ins>
      <w:ins w:id="1371" w:author="Elash, Brenden" w:date="2015-09-16T18:01:00Z">
        <w:r w:rsidR="003329B8">
          <w:rPr>
            <w:rFonts w:ascii="Times New Roman" w:hAnsi="Times New Roman" w:cs="Times New Roman"/>
          </w:rPr>
          <w:t xml:space="preserve"> </w:t>
        </w:r>
      </w:ins>
      <w:ins w:id="1372" w:author="Elash, Brenden" w:date="2015-09-16T17:35:00Z">
        <w:r w:rsidRPr="00392EC8">
          <w:rPr>
            <w:rFonts w:ascii="Times New Roman" w:hAnsi="Times New Roman" w:cs="Times New Roman"/>
          </w:rPr>
          <w:t>vol. 12, Wiley-Interscience.</w:t>
        </w:r>
      </w:ins>
    </w:p>
    <w:p w14:paraId="51D0C093" w14:textId="28CCA61C" w:rsidR="00647991" w:rsidRPr="00371F68" w:rsidRDefault="00392EC8">
      <w:pPr>
        <w:ind w:left="284" w:hanging="284"/>
        <w:rPr>
          <w:rFonts w:ascii="Times New Roman" w:hAnsi="Times New Roman" w:cs="Times New Roman"/>
        </w:rPr>
        <w:pPrChange w:id="1373" w:author="Elash, Brenden" w:date="2015-09-16T18:02:00Z">
          <w:pPr>
            <w:spacing w:line="360" w:lineRule="auto"/>
            <w:jc w:val="both"/>
          </w:pPr>
        </w:pPrChange>
      </w:pPr>
      <w:ins w:id="1374" w:author="Elash, Brenden" w:date="2015-09-16T17:35:00Z">
        <w:r w:rsidRPr="00392EC8">
          <w:rPr>
            <w:rFonts w:ascii="Times New Roman" w:hAnsi="Times New Roman" w:cs="Times New Roman"/>
          </w:rPr>
          <w:t>Zawada, D. J., S. R. Dueck, L. A. Rieger, A. E. Bourassa, N. D. Lloyd, and D. A. Degenstein</w:t>
        </w:r>
      </w:ins>
      <w:ins w:id="1375" w:author="Elash, Brenden" w:date="2015-09-16T18:01:00Z">
        <w:r w:rsidR="003329B8">
          <w:rPr>
            <w:rFonts w:ascii="Times New Roman" w:hAnsi="Times New Roman" w:cs="Times New Roman"/>
          </w:rPr>
          <w:t xml:space="preserve"> </w:t>
        </w:r>
      </w:ins>
      <w:ins w:id="1376" w:author="Elash, Brenden" w:date="2015-09-16T17:35:00Z">
        <w:r w:rsidRPr="00392EC8">
          <w:rPr>
            <w:rFonts w:ascii="Times New Roman" w:hAnsi="Times New Roman" w:cs="Times New Roman"/>
          </w:rPr>
          <w:t>(2015), High resolution and monte carlo additions to the sasktran radiative</w:t>
        </w:r>
      </w:ins>
      <w:ins w:id="1377" w:author="Elash, Brenden" w:date="2015-09-16T18:01:00Z">
        <w:r w:rsidR="003329B8">
          <w:rPr>
            <w:rFonts w:ascii="Times New Roman" w:hAnsi="Times New Roman" w:cs="Times New Roman"/>
          </w:rPr>
          <w:t xml:space="preserve"> </w:t>
        </w:r>
      </w:ins>
      <w:ins w:id="1378" w:author="Elash, Brenden" w:date="2015-09-16T17:35:00Z">
        <w:r w:rsidRPr="00392EC8">
          <w:rPr>
            <w:rFonts w:ascii="Times New Roman" w:hAnsi="Times New Roman" w:cs="Times New Roman"/>
          </w:rPr>
          <w:t xml:space="preserve">transfer model, </w:t>
        </w:r>
        <w:r w:rsidRPr="003329B8">
          <w:rPr>
            <w:rFonts w:ascii="Times New Roman" w:hAnsi="Times New Roman" w:cs="Times New Roman"/>
            <w:i/>
            <w:rPrChange w:id="1379" w:author="Elash, Brenden" w:date="2015-09-16T18:02:00Z">
              <w:rPr>
                <w:rFonts w:ascii="Times New Roman" w:hAnsi="Times New Roman" w:cs="Times New Roman"/>
              </w:rPr>
            </w:rPrChange>
          </w:rPr>
          <w:t>Atmospheric Measurement Techniques Discussions</w:t>
        </w:r>
        <w:r w:rsidRPr="00392EC8">
          <w:rPr>
            <w:rFonts w:ascii="Times New Roman" w:hAnsi="Times New Roman" w:cs="Times New Roman"/>
          </w:rPr>
          <w:t>, 8, 3357</w:t>
        </w:r>
      </w:ins>
      <w:ins w:id="1380" w:author="Elash, Brenden" w:date="2015-09-16T18:02:00Z">
        <w:r w:rsidR="003329B8">
          <w:rPr>
            <w:rFonts w:ascii="Times New Roman" w:hAnsi="Times New Roman" w:cs="Times New Roman"/>
          </w:rPr>
          <w:t>-</w:t>
        </w:r>
      </w:ins>
      <w:ins w:id="1381" w:author="Elash, Brenden" w:date="2015-09-16T17:35:00Z">
        <w:r w:rsidRPr="00392EC8">
          <w:rPr>
            <w:rFonts w:ascii="Times New Roman" w:hAnsi="Times New Roman" w:cs="Times New Roman"/>
          </w:rPr>
          <w:t>3397, doi:10.5194/amtd-8-3357-2015.</w:t>
        </w:r>
      </w:ins>
    </w:p>
    <w:sectPr w:rsidR="00647991" w:rsidRPr="00371F6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Elash, Brenden" w:date="2015-09-09T10:16:00Z" w:initials="EB">
    <w:p w14:paraId="7D1BC2DF" w14:textId="56E494A0" w:rsidR="005F6F1B" w:rsidRDefault="005F6F1B">
      <w:pPr>
        <w:pStyle w:val="CommentText"/>
      </w:pPr>
      <w:r>
        <w:rPr>
          <w:rStyle w:val="CommentReference"/>
        </w:rPr>
        <w:annotationRef/>
      </w:r>
      <w:r>
        <w:t>I think this is the paper you were looking for</w:t>
      </w:r>
    </w:p>
  </w:comment>
  <w:comment w:id="15" w:author="Elash, Brenden" w:date="2015-09-16T17:23:00Z" w:initials="EB">
    <w:p w14:paraId="2A16B64F" w14:textId="335604E1" w:rsidR="005F6F1B" w:rsidRDefault="005F6F1B">
      <w:pPr>
        <w:pStyle w:val="CommentText"/>
      </w:pPr>
      <w:r>
        <w:rPr>
          <w:rStyle w:val="CommentReference"/>
        </w:rPr>
        <w:annotationRef/>
      </w:r>
      <w:r>
        <w:t>I could not located this paper</w:t>
      </w:r>
    </w:p>
  </w:comment>
  <w:comment w:id="17" w:author="Elash, Brenden" w:date="2015-09-16T17:23:00Z" w:initials="EB">
    <w:p w14:paraId="70FE4A5B" w14:textId="04E41B81" w:rsidR="005F6F1B" w:rsidRDefault="005F6F1B">
      <w:pPr>
        <w:pStyle w:val="CommentText"/>
      </w:pPr>
      <w:r>
        <w:rPr>
          <w:rStyle w:val="CommentReference"/>
        </w:rPr>
        <w:annotationRef/>
      </w:r>
      <w:r>
        <w:rPr>
          <w:rStyle w:val="CommentReference"/>
        </w:rPr>
        <w:t>Or this one</w:t>
      </w:r>
    </w:p>
  </w:comment>
  <w:comment w:id="184" w:author="Elash, Brenden" w:date="2015-09-10T14:12:00Z" w:initials="EB">
    <w:p w14:paraId="17E82ED6" w14:textId="249AFA69" w:rsidR="005F6F1B" w:rsidRDefault="005F6F1B">
      <w:pPr>
        <w:pStyle w:val="CommentText"/>
      </w:pPr>
      <w:r>
        <w:rPr>
          <w:rStyle w:val="CommentReference"/>
        </w:rPr>
        <w:annotationRef/>
      </w:r>
      <w:r>
        <w:t>When using the ~ symbol does one account for the word approximately in the grammar?</w:t>
      </w:r>
    </w:p>
  </w:comment>
  <w:comment w:id="391" w:author="Elash, Brenden" w:date="2015-09-16T11:43:00Z" w:initials="EB">
    <w:p w14:paraId="730E35FB" w14:textId="77777777" w:rsidR="005F6F1B" w:rsidRDefault="005F6F1B">
      <w:pPr>
        <w:pStyle w:val="CommentText"/>
      </w:pPr>
      <w:r>
        <w:rPr>
          <w:rStyle w:val="CommentReference"/>
        </w:rPr>
        <w:annotationRef/>
      </w:r>
      <w:r>
        <w:t>I am unable to find one…</w:t>
      </w:r>
    </w:p>
    <w:p w14:paraId="61DF8A74" w14:textId="0339CC42" w:rsidR="005F6F1B" w:rsidRDefault="005F6F1B">
      <w:pPr>
        <w:pStyle w:val="CommentText"/>
      </w:pPr>
      <w:r>
        <w:t>The one on stratocat goes to a page that does not exist anymore…</w:t>
      </w:r>
    </w:p>
  </w:comment>
  <w:comment w:id="471" w:author="adam" w:date="2015-09-07T00:28:00Z" w:initials="a">
    <w:p w14:paraId="2A5446EF" w14:textId="7E3202B5" w:rsidR="005F6F1B" w:rsidRDefault="005F6F1B">
      <w:pPr>
        <w:pStyle w:val="CommentText"/>
      </w:pPr>
      <w:r>
        <w:rPr>
          <w:rStyle w:val="CommentReference"/>
        </w:rPr>
        <w:annotationRef/>
      </w:r>
      <w:r>
        <w:t>Brenden - check this.  I believe this is correct, but it's different than what you said....</w:t>
      </w:r>
    </w:p>
  </w:comment>
  <w:comment w:id="561" w:author="adam" w:date="2015-09-07T00:28:00Z" w:initials="a">
    <w:p w14:paraId="1C14C15E" w14:textId="634B063E" w:rsidR="005F6F1B" w:rsidRDefault="005F6F1B">
      <w:pPr>
        <w:pStyle w:val="CommentText"/>
      </w:pPr>
      <w:r>
        <w:rPr>
          <w:rStyle w:val="CommentReference"/>
        </w:rPr>
        <w:annotationRef/>
      </w:r>
      <w:r>
        <w:t xml:space="preserve">this is a bit misleading.  The 0th order beams refract at both the front and back surfaces, but the 1st order beams diffract at the acoustic wave plane.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1BC2DF" w15:done="0"/>
  <w15:commentEx w15:paraId="2A16B64F" w15:done="0"/>
  <w15:commentEx w15:paraId="70FE4A5B" w15:done="0"/>
  <w15:commentEx w15:paraId="17E82ED6" w15:done="0"/>
  <w15:commentEx w15:paraId="61DF8A74" w15:done="0"/>
  <w15:commentEx w15:paraId="2A5446EF" w15:done="1"/>
  <w15:commentEx w15:paraId="1C14C15E"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E6C42" w14:textId="77777777" w:rsidR="001C155F" w:rsidRDefault="001C155F" w:rsidP="003010A5">
      <w:pPr>
        <w:spacing w:after="0" w:line="240" w:lineRule="auto"/>
      </w:pPr>
      <w:r>
        <w:separator/>
      </w:r>
    </w:p>
  </w:endnote>
  <w:endnote w:type="continuationSeparator" w:id="0">
    <w:p w14:paraId="4C8F66D3" w14:textId="77777777" w:rsidR="001C155F" w:rsidRDefault="001C155F" w:rsidP="00301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CE3C4" w14:textId="77777777" w:rsidR="001C155F" w:rsidRDefault="001C155F" w:rsidP="003010A5">
      <w:pPr>
        <w:spacing w:after="0" w:line="240" w:lineRule="auto"/>
      </w:pPr>
      <w:r>
        <w:separator/>
      </w:r>
    </w:p>
  </w:footnote>
  <w:footnote w:type="continuationSeparator" w:id="0">
    <w:p w14:paraId="18FCCB1B" w14:textId="77777777" w:rsidR="001C155F" w:rsidRDefault="001C155F" w:rsidP="00301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00575"/>
    <w:rsid w:val="00000B5E"/>
    <w:rsid w:val="00007AAA"/>
    <w:rsid w:val="00041946"/>
    <w:rsid w:val="000502BC"/>
    <w:rsid w:val="0005781B"/>
    <w:rsid w:val="000626EF"/>
    <w:rsid w:val="00063714"/>
    <w:rsid w:val="0007248D"/>
    <w:rsid w:val="000912B4"/>
    <w:rsid w:val="000925F4"/>
    <w:rsid w:val="000A3551"/>
    <w:rsid w:val="000B289B"/>
    <w:rsid w:val="000B3BFD"/>
    <w:rsid w:val="000B5537"/>
    <w:rsid w:val="000D5D02"/>
    <w:rsid w:val="000E3C50"/>
    <w:rsid w:val="000E43BD"/>
    <w:rsid w:val="000F16B7"/>
    <w:rsid w:val="000F4543"/>
    <w:rsid w:val="00102AF2"/>
    <w:rsid w:val="001071E7"/>
    <w:rsid w:val="00121F23"/>
    <w:rsid w:val="00134CAC"/>
    <w:rsid w:val="00136038"/>
    <w:rsid w:val="00141016"/>
    <w:rsid w:val="00146115"/>
    <w:rsid w:val="00157A7D"/>
    <w:rsid w:val="0016038A"/>
    <w:rsid w:val="00167C4A"/>
    <w:rsid w:val="0017201B"/>
    <w:rsid w:val="001A58E7"/>
    <w:rsid w:val="001B3CEF"/>
    <w:rsid w:val="001C155F"/>
    <w:rsid w:val="001D3BF1"/>
    <w:rsid w:val="001E0CC6"/>
    <w:rsid w:val="001F4D4B"/>
    <w:rsid w:val="001F57FF"/>
    <w:rsid w:val="001F704E"/>
    <w:rsid w:val="00210B41"/>
    <w:rsid w:val="00220D86"/>
    <w:rsid w:val="00222E24"/>
    <w:rsid w:val="0023379F"/>
    <w:rsid w:val="00236163"/>
    <w:rsid w:val="00244EEE"/>
    <w:rsid w:val="00247D85"/>
    <w:rsid w:val="00252C96"/>
    <w:rsid w:val="00262943"/>
    <w:rsid w:val="0026488A"/>
    <w:rsid w:val="00265E20"/>
    <w:rsid w:val="00273567"/>
    <w:rsid w:val="00292283"/>
    <w:rsid w:val="00293CAB"/>
    <w:rsid w:val="002A0ADA"/>
    <w:rsid w:val="002B5D53"/>
    <w:rsid w:val="002C08D7"/>
    <w:rsid w:val="002C4A5B"/>
    <w:rsid w:val="002C4B20"/>
    <w:rsid w:val="002D13CC"/>
    <w:rsid w:val="002E5519"/>
    <w:rsid w:val="002F01A0"/>
    <w:rsid w:val="002F2E21"/>
    <w:rsid w:val="003010A5"/>
    <w:rsid w:val="00307678"/>
    <w:rsid w:val="00307EE6"/>
    <w:rsid w:val="00311572"/>
    <w:rsid w:val="0033228C"/>
    <w:rsid w:val="003329B8"/>
    <w:rsid w:val="00344C09"/>
    <w:rsid w:val="003470BF"/>
    <w:rsid w:val="003474F0"/>
    <w:rsid w:val="003614B4"/>
    <w:rsid w:val="0036153F"/>
    <w:rsid w:val="00362545"/>
    <w:rsid w:val="00365BCE"/>
    <w:rsid w:val="00371F68"/>
    <w:rsid w:val="00392EC8"/>
    <w:rsid w:val="003A22E0"/>
    <w:rsid w:val="003B6CE2"/>
    <w:rsid w:val="003C7546"/>
    <w:rsid w:val="003D0BEF"/>
    <w:rsid w:val="003D4345"/>
    <w:rsid w:val="003E16E1"/>
    <w:rsid w:val="003E7F7B"/>
    <w:rsid w:val="003F22C9"/>
    <w:rsid w:val="003F5C36"/>
    <w:rsid w:val="004029E8"/>
    <w:rsid w:val="00411388"/>
    <w:rsid w:val="00413FC2"/>
    <w:rsid w:val="00417FCD"/>
    <w:rsid w:val="0042202F"/>
    <w:rsid w:val="00425B80"/>
    <w:rsid w:val="00430E4B"/>
    <w:rsid w:val="00442B30"/>
    <w:rsid w:val="00451617"/>
    <w:rsid w:val="0045276E"/>
    <w:rsid w:val="00452B79"/>
    <w:rsid w:val="004605CB"/>
    <w:rsid w:val="00462EC2"/>
    <w:rsid w:val="00463B57"/>
    <w:rsid w:val="00471DF1"/>
    <w:rsid w:val="00474CF4"/>
    <w:rsid w:val="004759A5"/>
    <w:rsid w:val="0047746B"/>
    <w:rsid w:val="00480781"/>
    <w:rsid w:val="00485FB8"/>
    <w:rsid w:val="004876FE"/>
    <w:rsid w:val="00491F3E"/>
    <w:rsid w:val="00497278"/>
    <w:rsid w:val="004A29EB"/>
    <w:rsid w:val="004B33DE"/>
    <w:rsid w:val="004B77B1"/>
    <w:rsid w:val="004C1900"/>
    <w:rsid w:val="004C2641"/>
    <w:rsid w:val="004C33B2"/>
    <w:rsid w:val="004D1714"/>
    <w:rsid w:val="004E3C4C"/>
    <w:rsid w:val="004E4763"/>
    <w:rsid w:val="004F1D71"/>
    <w:rsid w:val="004F1E0A"/>
    <w:rsid w:val="00512195"/>
    <w:rsid w:val="00514F7E"/>
    <w:rsid w:val="005160D0"/>
    <w:rsid w:val="005200E8"/>
    <w:rsid w:val="005243FD"/>
    <w:rsid w:val="00534CE0"/>
    <w:rsid w:val="0054482C"/>
    <w:rsid w:val="00554E4C"/>
    <w:rsid w:val="00555920"/>
    <w:rsid w:val="005855BB"/>
    <w:rsid w:val="005A4F0D"/>
    <w:rsid w:val="005A78BE"/>
    <w:rsid w:val="005C59CE"/>
    <w:rsid w:val="005C6C09"/>
    <w:rsid w:val="005D3300"/>
    <w:rsid w:val="005E2DB8"/>
    <w:rsid w:val="005E6CAD"/>
    <w:rsid w:val="005F6F1B"/>
    <w:rsid w:val="0060414D"/>
    <w:rsid w:val="006075F8"/>
    <w:rsid w:val="006173A4"/>
    <w:rsid w:val="00623BB5"/>
    <w:rsid w:val="00624271"/>
    <w:rsid w:val="00624CAF"/>
    <w:rsid w:val="006258B3"/>
    <w:rsid w:val="00633C20"/>
    <w:rsid w:val="00647991"/>
    <w:rsid w:val="00647B2A"/>
    <w:rsid w:val="00671DE0"/>
    <w:rsid w:val="006728A7"/>
    <w:rsid w:val="0068401F"/>
    <w:rsid w:val="00695517"/>
    <w:rsid w:val="006C4E46"/>
    <w:rsid w:val="006C5C2C"/>
    <w:rsid w:val="006C71AD"/>
    <w:rsid w:val="006D18A9"/>
    <w:rsid w:val="0072510D"/>
    <w:rsid w:val="00732741"/>
    <w:rsid w:val="00740514"/>
    <w:rsid w:val="00767A28"/>
    <w:rsid w:val="007742BD"/>
    <w:rsid w:val="007874A8"/>
    <w:rsid w:val="007A2289"/>
    <w:rsid w:val="007A784C"/>
    <w:rsid w:val="007C266E"/>
    <w:rsid w:val="007D0BBB"/>
    <w:rsid w:val="007E1333"/>
    <w:rsid w:val="00807A40"/>
    <w:rsid w:val="00812EDE"/>
    <w:rsid w:val="00814832"/>
    <w:rsid w:val="00815CDD"/>
    <w:rsid w:val="00816532"/>
    <w:rsid w:val="00826316"/>
    <w:rsid w:val="00831E87"/>
    <w:rsid w:val="008344B9"/>
    <w:rsid w:val="0084099C"/>
    <w:rsid w:val="00844E7B"/>
    <w:rsid w:val="00853024"/>
    <w:rsid w:val="00854006"/>
    <w:rsid w:val="00854AC6"/>
    <w:rsid w:val="00863901"/>
    <w:rsid w:val="00870434"/>
    <w:rsid w:val="00870600"/>
    <w:rsid w:val="00870FFF"/>
    <w:rsid w:val="00876D91"/>
    <w:rsid w:val="008828D0"/>
    <w:rsid w:val="008845A8"/>
    <w:rsid w:val="0089304F"/>
    <w:rsid w:val="008C08C5"/>
    <w:rsid w:val="008D3ED5"/>
    <w:rsid w:val="008F4A0D"/>
    <w:rsid w:val="008F61AC"/>
    <w:rsid w:val="00904B5B"/>
    <w:rsid w:val="009120B6"/>
    <w:rsid w:val="009142BB"/>
    <w:rsid w:val="00916BCE"/>
    <w:rsid w:val="00917561"/>
    <w:rsid w:val="00946CD6"/>
    <w:rsid w:val="009551D1"/>
    <w:rsid w:val="00962A68"/>
    <w:rsid w:val="009651C8"/>
    <w:rsid w:val="009762F6"/>
    <w:rsid w:val="00990B0F"/>
    <w:rsid w:val="00997C40"/>
    <w:rsid w:val="009B66DD"/>
    <w:rsid w:val="009B7CC5"/>
    <w:rsid w:val="009C0D5B"/>
    <w:rsid w:val="009D2255"/>
    <w:rsid w:val="009D689E"/>
    <w:rsid w:val="009D6947"/>
    <w:rsid w:val="009F3816"/>
    <w:rsid w:val="00A47035"/>
    <w:rsid w:val="00A61B9C"/>
    <w:rsid w:val="00A62518"/>
    <w:rsid w:val="00A63E8F"/>
    <w:rsid w:val="00A642A0"/>
    <w:rsid w:val="00A75488"/>
    <w:rsid w:val="00A82A77"/>
    <w:rsid w:val="00A878AD"/>
    <w:rsid w:val="00A92EF9"/>
    <w:rsid w:val="00A94454"/>
    <w:rsid w:val="00A95958"/>
    <w:rsid w:val="00A977A0"/>
    <w:rsid w:val="00AA3810"/>
    <w:rsid w:val="00AA68E7"/>
    <w:rsid w:val="00AA6CE1"/>
    <w:rsid w:val="00AB31A5"/>
    <w:rsid w:val="00AC2928"/>
    <w:rsid w:val="00AD1C59"/>
    <w:rsid w:val="00AD594D"/>
    <w:rsid w:val="00AD711F"/>
    <w:rsid w:val="00AE7C87"/>
    <w:rsid w:val="00AF2E45"/>
    <w:rsid w:val="00AF5A70"/>
    <w:rsid w:val="00B41A15"/>
    <w:rsid w:val="00B42EF1"/>
    <w:rsid w:val="00B47E30"/>
    <w:rsid w:val="00B508B3"/>
    <w:rsid w:val="00B56428"/>
    <w:rsid w:val="00B75511"/>
    <w:rsid w:val="00B770E6"/>
    <w:rsid w:val="00B82EA3"/>
    <w:rsid w:val="00B84B8F"/>
    <w:rsid w:val="00B853A7"/>
    <w:rsid w:val="00B92623"/>
    <w:rsid w:val="00B93637"/>
    <w:rsid w:val="00B96AF5"/>
    <w:rsid w:val="00BA2154"/>
    <w:rsid w:val="00BB17E3"/>
    <w:rsid w:val="00BB2F1C"/>
    <w:rsid w:val="00BE13A6"/>
    <w:rsid w:val="00BF2006"/>
    <w:rsid w:val="00BF42B9"/>
    <w:rsid w:val="00BF7772"/>
    <w:rsid w:val="00C01CFC"/>
    <w:rsid w:val="00C02C7B"/>
    <w:rsid w:val="00C11F38"/>
    <w:rsid w:val="00C210F3"/>
    <w:rsid w:val="00C25CB6"/>
    <w:rsid w:val="00C32FF6"/>
    <w:rsid w:val="00C3641B"/>
    <w:rsid w:val="00C4131E"/>
    <w:rsid w:val="00C41CA2"/>
    <w:rsid w:val="00C428C7"/>
    <w:rsid w:val="00C56958"/>
    <w:rsid w:val="00C76B34"/>
    <w:rsid w:val="00C85079"/>
    <w:rsid w:val="00C87413"/>
    <w:rsid w:val="00C927C9"/>
    <w:rsid w:val="00C965C0"/>
    <w:rsid w:val="00CA06EA"/>
    <w:rsid w:val="00CA08AF"/>
    <w:rsid w:val="00CA4C7E"/>
    <w:rsid w:val="00CB4145"/>
    <w:rsid w:val="00CC2C8F"/>
    <w:rsid w:val="00CD2DB9"/>
    <w:rsid w:val="00CD3C8A"/>
    <w:rsid w:val="00CE65F8"/>
    <w:rsid w:val="00CF3242"/>
    <w:rsid w:val="00CF70B8"/>
    <w:rsid w:val="00D00B2E"/>
    <w:rsid w:val="00D0464C"/>
    <w:rsid w:val="00D16095"/>
    <w:rsid w:val="00D315FD"/>
    <w:rsid w:val="00D35DAA"/>
    <w:rsid w:val="00D36FB7"/>
    <w:rsid w:val="00D41A3E"/>
    <w:rsid w:val="00D43CC3"/>
    <w:rsid w:val="00D43FEE"/>
    <w:rsid w:val="00D6391C"/>
    <w:rsid w:val="00D63D93"/>
    <w:rsid w:val="00D72419"/>
    <w:rsid w:val="00D805B1"/>
    <w:rsid w:val="00D857E8"/>
    <w:rsid w:val="00D9178A"/>
    <w:rsid w:val="00D94EFD"/>
    <w:rsid w:val="00D95040"/>
    <w:rsid w:val="00DA0979"/>
    <w:rsid w:val="00DA7754"/>
    <w:rsid w:val="00DB6D31"/>
    <w:rsid w:val="00DC009A"/>
    <w:rsid w:val="00DC503C"/>
    <w:rsid w:val="00DE38FE"/>
    <w:rsid w:val="00E30423"/>
    <w:rsid w:val="00E33DE9"/>
    <w:rsid w:val="00E372D8"/>
    <w:rsid w:val="00E42707"/>
    <w:rsid w:val="00E80CF9"/>
    <w:rsid w:val="00EA5D33"/>
    <w:rsid w:val="00EC024E"/>
    <w:rsid w:val="00EC28FD"/>
    <w:rsid w:val="00EC7E91"/>
    <w:rsid w:val="00ED1708"/>
    <w:rsid w:val="00ED5CA0"/>
    <w:rsid w:val="00EF15EF"/>
    <w:rsid w:val="00EF1FC7"/>
    <w:rsid w:val="00EF5139"/>
    <w:rsid w:val="00F008F5"/>
    <w:rsid w:val="00F157EB"/>
    <w:rsid w:val="00F22F90"/>
    <w:rsid w:val="00F27EF2"/>
    <w:rsid w:val="00F31679"/>
    <w:rsid w:val="00F33AA5"/>
    <w:rsid w:val="00F35825"/>
    <w:rsid w:val="00F477D7"/>
    <w:rsid w:val="00F52339"/>
    <w:rsid w:val="00F56CEE"/>
    <w:rsid w:val="00F65403"/>
    <w:rsid w:val="00F66308"/>
    <w:rsid w:val="00F7159D"/>
    <w:rsid w:val="00F72564"/>
    <w:rsid w:val="00F728EF"/>
    <w:rsid w:val="00F7365A"/>
    <w:rsid w:val="00F84A87"/>
    <w:rsid w:val="00F906D1"/>
    <w:rsid w:val="00FA5A54"/>
    <w:rsid w:val="00FA6BF2"/>
    <w:rsid w:val="00FC2643"/>
    <w:rsid w:val="00FC71D6"/>
    <w:rsid w:val="00FD2AB2"/>
    <w:rsid w:val="00FD6E81"/>
    <w:rsid w:val="00FF7AB1"/>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D2E9"/>
  <w15:docId w15:val="{A3579FF4-542B-49C2-952B-D70C8834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BB2F1C"/>
    <w:rPr>
      <w:sz w:val="16"/>
      <w:szCs w:val="16"/>
    </w:rPr>
  </w:style>
  <w:style w:type="paragraph" w:styleId="CommentText">
    <w:name w:val="annotation text"/>
    <w:basedOn w:val="Normal"/>
    <w:link w:val="CommentTextChar"/>
    <w:uiPriority w:val="99"/>
    <w:semiHidden/>
    <w:unhideWhenUsed/>
    <w:rsid w:val="00BB2F1C"/>
    <w:pPr>
      <w:spacing w:line="240" w:lineRule="auto"/>
    </w:pPr>
    <w:rPr>
      <w:sz w:val="20"/>
      <w:szCs w:val="20"/>
    </w:rPr>
  </w:style>
  <w:style w:type="character" w:customStyle="1" w:styleId="CommentTextChar">
    <w:name w:val="Comment Text Char"/>
    <w:basedOn w:val="DefaultParagraphFont"/>
    <w:link w:val="CommentText"/>
    <w:uiPriority w:val="99"/>
    <w:semiHidden/>
    <w:rsid w:val="00BB2F1C"/>
    <w:rPr>
      <w:sz w:val="20"/>
      <w:szCs w:val="20"/>
    </w:rPr>
  </w:style>
  <w:style w:type="paragraph" w:styleId="CommentSubject">
    <w:name w:val="annotation subject"/>
    <w:basedOn w:val="CommentText"/>
    <w:next w:val="CommentText"/>
    <w:link w:val="CommentSubjectChar"/>
    <w:uiPriority w:val="99"/>
    <w:semiHidden/>
    <w:unhideWhenUsed/>
    <w:rsid w:val="00BB2F1C"/>
    <w:rPr>
      <w:b/>
      <w:bCs/>
    </w:rPr>
  </w:style>
  <w:style w:type="character" w:customStyle="1" w:styleId="CommentSubjectChar">
    <w:name w:val="Comment Subject Char"/>
    <w:basedOn w:val="CommentTextChar"/>
    <w:link w:val="CommentSubject"/>
    <w:uiPriority w:val="99"/>
    <w:semiHidden/>
    <w:rsid w:val="00BB2F1C"/>
    <w:rPr>
      <w:b/>
      <w:bCs/>
      <w:sz w:val="20"/>
      <w:szCs w:val="20"/>
    </w:rPr>
  </w:style>
  <w:style w:type="paragraph" w:styleId="BalloonText">
    <w:name w:val="Balloon Text"/>
    <w:basedOn w:val="Normal"/>
    <w:link w:val="BalloonTextChar"/>
    <w:uiPriority w:val="99"/>
    <w:semiHidden/>
    <w:unhideWhenUsed/>
    <w:rsid w:val="00BB2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F1C"/>
    <w:rPr>
      <w:rFonts w:ascii="Segoe UI" w:hAnsi="Segoe UI" w:cs="Segoe UI"/>
      <w:sz w:val="18"/>
      <w:szCs w:val="18"/>
    </w:rPr>
  </w:style>
  <w:style w:type="paragraph" w:styleId="Header">
    <w:name w:val="header"/>
    <w:basedOn w:val="Normal"/>
    <w:link w:val="HeaderChar"/>
    <w:uiPriority w:val="99"/>
    <w:unhideWhenUsed/>
    <w:rsid w:val="00301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0A5"/>
  </w:style>
  <w:style w:type="paragraph" w:styleId="Footer">
    <w:name w:val="footer"/>
    <w:basedOn w:val="Normal"/>
    <w:link w:val="FooterChar"/>
    <w:uiPriority w:val="99"/>
    <w:unhideWhenUsed/>
    <w:rsid w:val="00301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0A5"/>
  </w:style>
  <w:style w:type="paragraph" w:styleId="Revision">
    <w:name w:val="Revision"/>
    <w:hidden/>
    <w:uiPriority w:val="99"/>
    <w:semiHidden/>
    <w:rsid w:val="005A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067769">
      <w:bodyDiv w:val="1"/>
      <w:marLeft w:val="0"/>
      <w:marRight w:val="0"/>
      <w:marTop w:val="0"/>
      <w:marBottom w:val="0"/>
      <w:divBdr>
        <w:top w:val="none" w:sz="0" w:space="0" w:color="auto"/>
        <w:left w:val="none" w:sz="0" w:space="0" w:color="auto"/>
        <w:bottom w:val="none" w:sz="0" w:space="0" w:color="auto"/>
        <w:right w:val="none" w:sz="0" w:space="0" w:color="auto"/>
      </w:divBdr>
    </w:div>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C379F-BB33-4409-B04E-32C536AD7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48</Pages>
  <Words>11868</Words>
  <Characters>67650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Elash, Brenden</dc:creator>
  <cp:lastModifiedBy>Elash, Brenden</cp:lastModifiedBy>
  <cp:revision>48</cp:revision>
  <dcterms:created xsi:type="dcterms:W3CDTF">2015-09-08T19:28:00Z</dcterms:created>
  <dcterms:modified xsi:type="dcterms:W3CDTF">2015-09-17T16:49:00Z</dcterms:modified>
</cp:coreProperties>
</file>